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media/image7.jpg" ContentType="image/png"/>
  <Override PartName="/word/media/image12.jpg" ContentType="image/png"/>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Chars="500" w:firstLine="1400"/>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E65226">
      <w:pPr>
        <w:adjustRightInd w:val="0"/>
        <w:snapToGrid w:val="0"/>
        <w:spacing w:line="288" w:lineRule="auto"/>
        <w:ind w:firstLine="570"/>
        <w:jc w:val="right"/>
        <w:rPr>
          <w:rFonts w:eastAsia="仿宋_GB2312"/>
          <w:sz w:val="28"/>
        </w:rPr>
      </w:pPr>
    </w:p>
    <w:p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10"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rsidR="00E65226" w:rsidRDefault="00E65226">
      <w:pPr>
        <w:adjustRightInd w:val="0"/>
        <w:snapToGrid w:val="0"/>
        <w:spacing w:line="600" w:lineRule="exact"/>
        <w:rPr>
          <w:rFonts w:eastAsia="仿宋_GB2312"/>
          <w:sz w:val="28"/>
        </w:rPr>
      </w:pPr>
    </w:p>
    <w:p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800" w:lineRule="exact"/>
        <w:ind w:firstLineChars="180" w:firstLine="576"/>
        <w:rPr>
          <w:sz w:val="32"/>
          <w:szCs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E65226">
      <w:pPr>
        <w:adjustRightInd w:val="0"/>
        <w:snapToGrid w:val="0"/>
        <w:spacing w:line="600" w:lineRule="exact"/>
        <w:ind w:firstLineChars="200" w:firstLine="640"/>
        <w:rPr>
          <w:sz w:val="32"/>
          <w:u w:val="single"/>
        </w:rPr>
      </w:pP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崔</w:t>
      </w:r>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彭</w:t>
      </w:r>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rsidR="00E65226" w:rsidRDefault="00E65226">
      <w:pPr>
        <w:adjustRightInd w:val="0"/>
        <w:snapToGrid w:val="0"/>
        <w:spacing w:line="520" w:lineRule="exact"/>
        <w:rPr>
          <w:rFonts w:eastAsia="仿宋_GB2312"/>
          <w:sz w:val="18"/>
        </w:rPr>
      </w:pPr>
    </w:p>
    <w:p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r w:rsidR="00573BEC">
        <w:rPr>
          <w:rFonts w:eastAsia="仿宋_GB2312" w:hint="eastAsia"/>
          <w:sz w:val="32"/>
        </w:rPr>
        <w:t>3</w:t>
      </w:r>
    </w:p>
    <w:p w:rsidR="0079213C" w:rsidRDefault="0079213C">
      <w:pPr>
        <w:widowControl/>
        <w:jc w:val="left"/>
        <w:rPr>
          <w:rFonts w:eastAsia="仿宋_GB2312"/>
          <w:sz w:val="32"/>
        </w:rPr>
      </w:pPr>
      <w:r>
        <w:rPr>
          <w:rFonts w:eastAsia="仿宋_GB2312"/>
          <w:sz w:val="32"/>
        </w:rPr>
        <w:br w:type="page"/>
      </w:r>
    </w:p>
    <w:p w:rsidR="00E65226" w:rsidRDefault="00E65226">
      <w:pPr>
        <w:adjustRightInd w:val="0"/>
        <w:snapToGrid w:val="0"/>
        <w:spacing w:line="600" w:lineRule="exact"/>
        <w:jc w:val="center"/>
        <w:rPr>
          <w:rFonts w:eastAsia="仿宋_GB2312"/>
          <w:sz w:val="32"/>
        </w:rPr>
        <w:sectPr w:rsidR="00E65226">
          <w:headerReference w:type="even" r:id="rId11"/>
          <w:footerReference w:type="even" r:id="rId12"/>
          <w:footerReference w:type="default" r:id="rId13"/>
          <w:pgSz w:w="11906" w:h="16838"/>
          <w:pgMar w:top="1701" w:right="1417" w:bottom="1440" w:left="1417" w:header="851" w:footer="992" w:gutter="0"/>
          <w:cols w:space="425"/>
          <w:docGrid w:type="lines" w:linePitch="312"/>
        </w:sectPr>
      </w:pPr>
    </w:p>
    <w:p w:rsidR="00632D3C" w:rsidRDefault="00632D3C" w:rsidP="00632D3C">
      <w:pPr>
        <w:pStyle w:val="afe"/>
      </w:pPr>
      <w:bookmarkStart w:id="0" w:name="_Toc40520464"/>
      <w:bookmarkStart w:id="1" w:name="_Toc40783211"/>
      <w:r>
        <w:rPr>
          <w:rFonts w:hint="eastAsia"/>
        </w:rPr>
        <w:lastRenderedPageBreak/>
        <w:t>摘要</w:t>
      </w:r>
      <w:bookmarkEnd w:id="0"/>
      <w:bookmarkEnd w:id="1"/>
    </w:p>
    <w:p w:rsidR="00632D3C" w:rsidRDefault="00632D3C" w:rsidP="00632D3C">
      <w:pPr>
        <w:pStyle w:val="ae"/>
      </w:pPr>
      <w:r>
        <w:rPr>
          <w:rFonts w:hint="eastAsia"/>
        </w:rPr>
        <w:t>随着我国经济社会的飞速发展、城市规模的不断扩大，生活垃圾的产生量不断在增加，而且成分日益复杂。在这一背景下，垃圾分类问题逐渐成为人们关注的焦点，其中以城市生活垃圾的分类处理和资源化利用最为重要。生活垃圾分类对于城市良好生活环境的建立和资源最大化利用具有重要意义，而垃圾桶作为人们在生活中随处可见的环卫基础设施，随着垃圾分类的到来而得到越来越多的关注。在这个快速发展的时代，不仅分类垃圾桶正在普及，智能垃圾桶在很多城市也能看到。在我国，虽然各城市大都制定了垃圾分类的相关政策</w:t>
      </w:r>
      <w:r>
        <w:rPr>
          <w:rFonts w:hint="eastAsia"/>
        </w:rPr>
        <w:t>,</w:t>
      </w:r>
      <w:r>
        <w:rPr>
          <w:rFonts w:hint="eastAsia"/>
        </w:rPr>
        <w:t>但由于人们对于垃圾分类意思薄弱、分类知识欠缺等原因</w:t>
      </w:r>
      <w:r>
        <w:rPr>
          <w:rFonts w:hint="eastAsia"/>
        </w:rPr>
        <w:t>,</w:t>
      </w:r>
      <w:r>
        <w:rPr>
          <w:rFonts w:hint="eastAsia"/>
        </w:rPr>
        <w:t>导致实际分类效果并不理想。然而随着物联网技术、人工智能技术等的快速发展</w:t>
      </w:r>
      <w:r>
        <w:rPr>
          <w:rFonts w:hint="eastAsia"/>
        </w:rPr>
        <w:t>,</w:t>
      </w:r>
      <w:r>
        <w:rPr>
          <w:rFonts w:hint="eastAsia"/>
        </w:rPr>
        <w:t>使得智能化的垃圾分类成为国内外研究的</w:t>
      </w:r>
      <w:commentRangeStart w:id="2"/>
      <w:r>
        <w:rPr>
          <w:rFonts w:hint="eastAsia"/>
        </w:rPr>
        <w:t>热点</w:t>
      </w:r>
      <w:commentRangeEnd w:id="2"/>
      <w:r w:rsidR="000348FC">
        <w:rPr>
          <w:rStyle w:val="aff3"/>
          <w:rFonts w:asciiTheme="minorHAnsi" w:eastAsiaTheme="minorEastAsia" w:hAnsiTheme="minorHAnsi"/>
        </w:rPr>
        <w:commentReference w:id="2"/>
      </w:r>
      <w:r>
        <w:rPr>
          <w:rFonts w:hint="eastAsia"/>
        </w:rPr>
        <w:t>。</w:t>
      </w:r>
    </w:p>
    <w:p w:rsidR="00632D3C" w:rsidRDefault="00632D3C" w:rsidP="00632D3C">
      <w:pPr>
        <w:pStyle w:val="ae"/>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语音识别模块、舵机控制模块、蓝牙通信模块、语音播报模块及其外围辅助电路，构成了一个集多种功能为一体的智能语音垃圾分类系统。</w:t>
      </w:r>
    </w:p>
    <w:p w:rsidR="00632D3C" w:rsidRDefault="00632D3C" w:rsidP="005D5DD8">
      <w:pPr>
        <w:pStyle w:val="ae"/>
      </w:pPr>
      <w:r>
        <w:rPr>
          <w:rFonts w:hint="eastAsia"/>
        </w:rPr>
        <w:t>语音识别智能垃圾分类器系统，是通过非特定语音识别技术结合</w:t>
      </w:r>
      <w:r>
        <w:rPr>
          <w:rFonts w:hint="eastAsia"/>
        </w:rPr>
        <w:t>STM32</w:t>
      </w:r>
      <w:r>
        <w:rPr>
          <w:rFonts w:hint="eastAsia"/>
        </w:rPr>
        <w:t>微处理器对垃圾进行智能分类的研究项目。本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w:t>
      </w:r>
      <w:commentRangeStart w:id="3"/>
      <w:r>
        <w:rPr>
          <w:rFonts w:hint="eastAsia"/>
        </w:rPr>
        <w:t>成本</w:t>
      </w:r>
      <w:commentRangeEnd w:id="3"/>
      <w:r w:rsidR="000348FC">
        <w:rPr>
          <w:rStyle w:val="aff3"/>
          <w:rFonts w:asciiTheme="minorHAnsi" w:eastAsiaTheme="minorEastAsia" w:hAnsiTheme="minorHAnsi"/>
        </w:rPr>
        <w:commentReference w:id="3"/>
      </w:r>
      <w:r>
        <w:rPr>
          <w:rFonts w:hint="eastAsia"/>
        </w:rPr>
        <w:t>。</w:t>
      </w:r>
    </w:p>
    <w:p w:rsidR="00632D3C" w:rsidRDefault="00632D3C" w:rsidP="00632D3C">
      <w:pPr>
        <w:pStyle w:val="ae"/>
        <w:ind w:firstLine="482"/>
      </w:pPr>
      <w:r w:rsidRPr="00354DD5">
        <w:rPr>
          <w:rFonts w:hint="eastAsia"/>
          <w:b/>
        </w:rPr>
        <w:t>关键词</w:t>
      </w:r>
      <w:r>
        <w:rPr>
          <w:rFonts w:hint="eastAsia"/>
          <w:b/>
        </w:rPr>
        <w:t>：</w:t>
      </w:r>
      <w:r>
        <w:rPr>
          <w:rFonts w:hint="eastAsia"/>
        </w:rPr>
        <w:t>物联网；智能环卫；语音识别；智能硬件</w:t>
      </w:r>
    </w:p>
    <w:p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5"/>
          <w:footerReference w:type="default" r:id="rId16"/>
          <w:pgSz w:w="11906" w:h="16838"/>
          <w:pgMar w:top="1440" w:right="1800" w:bottom="1440" w:left="1800" w:header="851" w:footer="992" w:gutter="0"/>
          <w:pgNumType w:fmt="upperRoman" w:start="1"/>
          <w:cols w:space="425"/>
          <w:docGrid w:type="lines" w:linePitch="312"/>
        </w:sectPr>
      </w:pPr>
    </w:p>
    <w:p w:rsidR="00E65226" w:rsidRDefault="003D3923" w:rsidP="004B5241">
      <w:pPr>
        <w:pStyle w:val="afe"/>
      </w:pPr>
      <w:bookmarkStart w:id="4" w:name="_Toc40783212"/>
      <w:r>
        <w:lastRenderedPageBreak/>
        <w:t>Abstract</w:t>
      </w:r>
      <w:bookmarkEnd w:id="4"/>
    </w:p>
    <w:p w:rsidR="00E65226" w:rsidRDefault="00D85CDD" w:rsidP="00967DBE">
      <w:pPr>
        <w:pStyle w:val="ae"/>
      </w:pPr>
      <w:bookmarkStart w:id="5" w:name="OLE_LINK3"/>
      <w:r w:rsidRPr="00D85CDD">
        <w:t>With the rapid development of China's economy and society and the continuous expansion of the city scale, the production of household garbage is constantly increasing, and its components are increasingly complex.</w:t>
      </w:r>
      <w:r>
        <w:t xml:space="preserve"> </w:t>
      </w:r>
      <w:r w:rsidRPr="00D85CDD">
        <w:t>In this context, garbage classification has gradually become the focus of people's attention, among which the classification and disposal of urban household garbage and the utilization of resources are the most important.</w:t>
      </w:r>
      <w:r>
        <w:t xml:space="preserve"> </w:t>
      </w:r>
      <w:r w:rsidRPr="00D85CDD">
        <w:t>Garbage classification is of great significance for the establishment of a good living environment and the maximization of resources in cities. As a sanitation infrastructure that can be seen everywhere in people's life, garbage cans have attracted more and more attention with the advent of garbage classification.</w:t>
      </w:r>
      <w:r>
        <w:t xml:space="preserve"> </w:t>
      </w:r>
      <w:r w:rsidRPr="00D85CDD">
        <w:t>In this era of rapid development, not only are classified bins becoming popular, but smart bins can also be seen in many cities.</w:t>
      </w:r>
    </w:p>
    <w:p w:rsidR="00967DBE" w:rsidRDefault="00967DBE" w:rsidP="00967DBE">
      <w:pPr>
        <w:pStyle w:val="ae"/>
      </w:pPr>
      <w:r w:rsidRPr="00967DBE">
        <w:t>This design takes the MCU STM32F103C8T6 core board as the intelligent control center, and combines the LD3320 speech recognition module, steering gear control module, bluetooth communication module, speech broadcast module and its peripheral auxiliary circuit to form an intelligent speech garbage classification system integrating multiple functions.</w:t>
      </w:r>
    </w:p>
    <w:p w:rsidR="00C4672B" w:rsidRDefault="00C4672B" w:rsidP="00C4672B">
      <w:pPr>
        <w:pStyle w:val="ae"/>
      </w:pPr>
      <w:r>
        <w:t>Speech recognition intelligent waste classifier system is a research project that combines non-specific speech recognition technology with STM32 microprocessor to carry out intelligent waste classification. This system realizes intelligent speech recognition of garbage types, garbage delivery times, garbage can opening and closing state, and through the voice broadcast garbage types, open and close garbage cans. Users can sort and put the household garbage in the form of voice. 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rsidR="00E65226" w:rsidRDefault="003D3923" w:rsidP="00203A1B">
      <w:pPr>
        <w:pStyle w:val="ae"/>
        <w:ind w:firstLine="482"/>
        <w:sectPr w:rsidR="00E65226">
          <w:headerReference w:type="even" r:id="rId17"/>
          <w:headerReference w:type="default" r:id="rId18"/>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203A1B" w:rsidRPr="00203A1B">
        <w:t>Smart sanitation</w:t>
      </w:r>
      <w:r w:rsidRPr="00203A1B">
        <w:rPr>
          <w:rFonts w:hint="eastAsia"/>
        </w:rPr>
        <w:t xml:space="preserve">; </w:t>
      </w:r>
      <w:r w:rsidR="00203A1B" w:rsidRPr="00203A1B">
        <w:t>Speech recognition; Smart hardware</w:t>
      </w:r>
      <w:r>
        <w:rPr>
          <w:rFonts w:hint="eastAsia"/>
        </w:rPr>
        <w:t>.</w:t>
      </w:r>
      <w:bookmarkEnd w:id="5"/>
    </w:p>
    <w:sdt>
      <w:sdtPr>
        <w:rPr>
          <w:rFonts w:asciiTheme="minorHAnsi" w:eastAsiaTheme="minorEastAsia" w:hAnsiTheme="minorHAnsi"/>
          <w:sz w:val="21"/>
          <w:szCs w:val="22"/>
          <w:lang w:val="zh-CN"/>
        </w:rPr>
        <w:id w:val="1527674158"/>
        <w:docPartObj>
          <w:docPartGallery w:val="Table of Contents"/>
          <w:docPartUnique/>
        </w:docPartObj>
      </w:sdtPr>
      <w:sdtEndPr>
        <w:rPr>
          <w:b/>
          <w:bCs/>
        </w:rPr>
      </w:sdtEndPr>
      <w:sdtContent>
        <w:p w:rsidR="00360AC6" w:rsidRPr="00360AC6" w:rsidRDefault="00360AC6" w:rsidP="00360AC6">
          <w:pPr>
            <w:pStyle w:val="ae"/>
            <w:ind w:left="3300" w:firstLine="420"/>
            <w:rPr>
              <w:rStyle w:val="aff"/>
            </w:rPr>
          </w:pPr>
          <w:r w:rsidRPr="00360AC6">
            <w:rPr>
              <w:rStyle w:val="aff"/>
            </w:rPr>
            <w:t>目录</w:t>
          </w:r>
        </w:p>
        <w:p w:rsidR="00360AC6" w:rsidRDefault="00360AC6">
          <w:pPr>
            <w:pStyle w:val="10"/>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40783211" w:history="1">
            <w:r w:rsidRPr="00695ADF">
              <w:rPr>
                <w:rStyle w:val="ab"/>
                <w:noProof/>
              </w:rPr>
              <w:t>摘要</w:t>
            </w:r>
            <w:r>
              <w:rPr>
                <w:noProof/>
                <w:webHidden/>
              </w:rPr>
              <w:tab/>
            </w:r>
            <w:r>
              <w:rPr>
                <w:noProof/>
                <w:webHidden/>
              </w:rPr>
              <w:fldChar w:fldCharType="begin"/>
            </w:r>
            <w:r>
              <w:rPr>
                <w:noProof/>
                <w:webHidden/>
              </w:rPr>
              <w:instrText xml:space="preserve"> PAGEREF _Toc40783211 \h </w:instrText>
            </w:r>
            <w:r>
              <w:rPr>
                <w:noProof/>
                <w:webHidden/>
              </w:rPr>
            </w:r>
            <w:r>
              <w:rPr>
                <w:noProof/>
                <w:webHidden/>
              </w:rPr>
              <w:fldChar w:fldCharType="separate"/>
            </w:r>
            <w:r>
              <w:rPr>
                <w:noProof/>
                <w:webHidden/>
              </w:rPr>
              <w:t>I</w:t>
            </w:r>
            <w:r>
              <w:rPr>
                <w:noProof/>
                <w:webHidden/>
              </w:rPr>
              <w:fldChar w:fldCharType="end"/>
            </w:r>
          </w:hyperlink>
        </w:p>
        <w:p w:rsidR="00360AC6" w:rsidRDefault="0050706F">
          <w:pPr>
            <w:pStyle w:val="10"/>
            <w:tabs>
              <w:tab w:val="right" w:leader="dot" w:pos="8296"/>
            </w:tabs>
            <w:rPr>
              <w:noProof/>
            </w:rPr>
          </w:pPr>
          <w:hyperlink w:anchor="_Toc40783212" w:history="1">
            <w:r w:rsidR="00360AC6" w:rsidRPr="00695ADF">
              <w:rPr>
                <w:rStyle w:val="ab"/>
                <w:noProof/>
              </w:rPr>
              <w:t>Abstract</w:t>
            </w:r>
            <w:r w:rsidR="00360AC6">
              <w:rPr>
                <w:noProof/>
                <w:webHidden/>
              </w:rPr>
              <w:tab/>
            </w:r>
            <w:r w:rsidR="00360AC6">
              <w:rPr>
                <w:noProof/>
                <w:webHidden/>
              </w:rPr>
              <w:fldChar w:fldCharType="begin"/>
            </w:r>
            <w:r w:rsidR="00360AC6">
              <w:rPr>
                <w:noProof/>
                <w:webHidden/>
              </w:rPr>
              <w:instrText xml:space="preserve"> PAGEREF _Toc40783212 \h </w:instrText>
            </w:r>
            <w:r w:rsidR="00360AC6">
              <w:rPr>
                <w:noProof/>
                <w:webHidden/>
              </w:rPr>
            </w:r>
            <w:r w:rsidR="00360AC6">
              <w:rPr>
                <w:noProof/>
                <w:webHidden/>
              </w:rPr>
              <w:fldChar w:fldCharType="separate"/>
            </w:r>
            <w:r w:rsidR="00360AC6">
              <w:rPr>
                <w:noProof/>
                <w:webHidden/>
              </w:rPr>
              <w:t>II</w:t>
            </w:r>
            <w:r w:rsidR="00360AC6">
              <w:rPr>
                <w:noProof/>
                <w:webHidden/>
              </w:rPr>
              <w:fldChar w:fldCharType="end"/>
            </w:r>
          </w:hyperlink>
        </w:p>
        <w:p w:rsidR="00360AC6" w:rsidRDefault="0050706F">
          <w:pPr>
            <w:pStyle w:val="10"/>
            <w:tabs>
              <w:tab w:val="right" w:leader="dot" w:pos="8296"/>
            </w:tabs>
            <w:rPr>
              <w:noProof/>
            </w:rPr>
          </w:pPr>
          <w:hyperlink w:anchor="_Toc40783213" w:history="1">
            <w:r w:rsidR="00360AC6" w:rsidRPr="00695ADF">
              <w:rPr>
                <w:rStyle w:val="ab"/>
                <w:noProof/>
              </w:rPr>
              <w:t xml:space="preserve">1. </w:t>
            </w:r>
            <w:r w:rsidR="00360AC6" w:rsidRPr="00695ADF">
              <w:rPr>
                <w:rStyle w:val="ab"/>
                <w:noProof/>
              </w:rPr>
              <w:t>绪论</w:t>
            </w:r>
            <w:r w:rsidR="00360AC6">
              <w:rPr>
                <w:noProof/>
                <w:webHidden/>
              </w:rPr>
              <w:tab/>
            </w:r>
            <w:r w:rsidR="00360AC6">
              <w:rPr>
                <w:noProof/>
                <w:webHidden/>
              </w:rPr>
              <w:fldChar w:fldCharType="begin"/>
            </w:r>
            <w:r w:rsidR="00360AC6">
              <w:rPr>
                <w:noProof/>
                <w:webHidden/>
              </w:rPr>
              <w:instrText xml:space="preserve"> PAGEREF _Toc40783213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rsidR="00360AC6" w:rsidRDefault="0050706F">
          <w:pPr>
            <w:pStyle w:val="20"/>
            <w:tabs>
              <w:tab w:val="right" w:leader="dot" w:pos="8296"/>
            </w:tabs>
            <w:rPr>
              <w:noProof/>
            </w:rPr>
          </w:pPr>
          <w:hyperlink w:anchor="_Toc40783214" w:history="1">
            <w:r w:rsidR="00360AC6" w:rsidRPr="00695ADF">
              <w:rPr>
                <w:rStyle w:val="ab"/>
                <w:noProof/>
              </w:rPr>
              <w:t xml:space="preserve">1.1 </w:t>
            </w:r>
            <w:r w:rsidR="00360AC6" w:rsidRPr="00695ADF">
              <w:rPr>
                <w:rStyle w:val="ab"/>
                <w:noProof/>
              </w:rPr>
              <w:t>课题的背景及意义</w:t>
            </w:r>
            <w:r w:rsidR="00360AC6">
              <w:rPr>
                <w:noProof/>
                <w:webHidden/>
              </w:rPr>
              <w:tab/>
            </w:r>
            <w:r w:rsidR="00360AC6">
              <w:rPr>
                <w:noProof/>
                <w:webHidden/>
              </w:rPr>
              <w:fldChar w:fldCharType="begin"/>
            </w:r>
            <w:r w:rsidR="00360AC6">
              <w:rPr>
                <w:noProof/>
                <w:webHidden/>
              </w:rPr>
              <w:instrText xml:space="preserve"> PAGEREF _Toc40783214 \h </w:instrText>
            </w:r>
            <w:r w:rsidR="00360AC6">
              <w:rPr>
                <w:noProof/>
                <w:webHidden/>
              </w:rPr>
            </w:r>
            <w:r w:rsidR="00360AC6">
              <w:rPr>
                <w:noProof/>
                <w:webHidden/>
              </w:rPr>
              <w:fldChar w:fldCharType="separate"/>
            </w:r>
            <w:r w:rsidR="00360AC6">
              <w:rPr>
                <w:noProof/>
                <w:webHidden/>
              </w:rPr>
              <w:t>5</w:t>
            </w:r>
            <w:r w:rsidR="00360AC6">
              <w:rPr>
                <w:noProof/>
                <w:webHidden/>
              </w:rPr>
              <w:fldChar w:fldCharType="end"/>
            </w:r>
          </w:hyperlink>
        </w:p>
        <w:p w:rsidR="00360AC6" w:rsidRDefault="0050706F">
          <w:pPr>
            <w:pStyle w:val="20"/>
            <w:tabs>
              <w:tab w:val="right" w:leader="dot" w:pos="8296"/>
            </w:tabs>
            <w:rPr>
              <w:noProof/>
            </w:rPr>
          </w:pPr>
          <w:hyperlink w:anchor="_Toc40783215" w:history="1">
            <w:r w:rsidR="00360AC6" w:rsidRPr="00695ADF">
              <w:rPr>
                <w:rStyle w:val="ab"/>
                <w:noProof/>
              </w:rPr>
              <w:t xml:space="preserve">1.2 </w:t>
            </w:r>
            <w:r w:rsidR="00360AC6" w:rsidRPr="00695ADF">
              <w:rPr>
                <w:rStyle w:val="ab"/>
                <w:noProof/>
              </w:rPr>
              <w:t>智能垃圾桶国内外研究现状</w:t>
            </w:r>
            <w:r w:rsidR="00360AC6">
              <w:rPr>
                <w:noProof/>
                <w:webHidden/>
              </w:rPr>
              <w:tab/>
            </w:r>
            <w:r w:rsidR="00360AC6">
              <w:rPr>
                <w:noProof/>
                <w:webHidden/>
              </w:rPr>
              <w:fldChar w:fldCharType="begin"/>
            </w:r>
            <w:r w:rsidR="00360AC6">
              <w:rPr>
                <w:noProof/>
                <w:webHidden/>
              </w:rPr>
              <w:instrText xml:space="preserve"> PAGEREF _Toc40783215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rsidR="00360AC6" w:rsidRDefault="0050706F">
          <w:pPr>
            <w:pStyle w:val="30"/>
            <w:tabs>
              <w:tab w:val="right" w:leader="dot" w:pos="8296"/>
            </w:tabs>
            <w:rPr>
              <w:noProof/>
            </w:rPr>
          </w:pPr>
          <w:hyperlink w:anchor="_Toc40783216" w:history="1">
            <w:r w:rsidR="00360AC6" w:rsidRPr="00695ADF">
              <w:rPr>
                <w:rStyle w:val="ab"/>
                <w:noProof/>
              </w:rPr>
              <w:t xml:space="preserve">1.2.1 </w:t>
            </w:r>
            <w:r w:rsidR="00360AC6" w:rsidRPr="00695ADF">
              <w:rPr>
                <w:rStyle w:val="ab"/>
                <w:noProof/>
              </w:rPr>
              <w:t>国内研究现状</w:t>
            </w:r>
            <w:r w:rsidR="00360AC6">
              <w:rPr>
                <w:noProof/>
                <w:webHidden/>
              </w:rPr>
              <w:tab/>
            </w:r>
            <w:r w:rsidR="00360AC6">
              <w:rPr>
                <w:noProof/>
                <w:webHidden/>
              </w:rPr>
              <w:fldChar w:fldCharType="begin"/>
            </w:r>
            <w:r w:rsidR="00360AC6">
              <w:rPr>
                <w:noProof/>
                <w:webHidden/>
              </w:rPr>
              <w:instrText xml:space="preserve"> PAGEREF _Toc40783216 \h </w:instrText>
            </w:r>
            <w:r w:rsidR="00360AC6">
              <w:rPr>
                <w:noProof/>
                <w:webHidden/>
              </w:rPr>
            </w:r>
            <w:r w:rsidR="00360AC6">
              <w:rPr>
                <w:noProof/>
                <w:webHidden/>
              </w:rPr>
              <w:fldChar w:fldCharType="separate"/>
            </w:r>
            <w:r w:rsidR="00360AC6">
              <w:rPr>
                <w:noProof/>
                <w:webHidden/>
              </w:rPr>
              <w:t>7</w:t>
            </w:r>
            <w:r w:rsidR="00360AC6">
              <w:rPr>
                <w:noProof/>
                <w:webHidden/>
              </w:rPr>
              <w:fldChar w:fldCharType="end"/>
            </w:r>
          </w:hyperlink>
        </w:p>
        <w:p w:rsidR="00360AC6" w:rsidRDefault="0050706F">
          <w:pPr>
            <w:pStyle w:val="30"/>
            <w:tabs>
              <w:tab w:val="right" w:leader="dot" w:pos="8296"/>
            </w:tabs>
            <w:rPr>
              <w:noProof/>
            </w:rPr>
          </w:pPr>
          <w:hyperlink w:anchor="_Toc40783217" w:history="1">
            <w:r w:rsidR="00360AC6" w:rsidRPr="00695ADF">
              <w:rPr>
                <w:rStyle w:val="ab"/>
                <w:noProof/>
              </w:rPr>
              <w:t xml:space="preserve">1.2.2 </w:t>
            </w:r>
            <w:r w:rsidR="00360AC6" w:rsidRPr="00695ADF">
              <w:rPr>
                <w:rStyle w:val="ab"/>
                <w:noProof/>
              </w:rPr>
              <w:t>国外研究现状</w:t>
            </w:r>
            <w:r w:rsidR="00360AC6">
              <w:rPr>
                <w:noProof/>
                <w:webHidden/>
              </w:rPr>
              <w:tab/>
            </w:r>
            <w:r w:rsidR="00360AC6">
              <w:rPr>
                <w:noProof/>
                <w:webHidden/>
              </w:rPr>
              <w:fldChar w:fldCharType="begin"/>
            </w:r>
            <w:r w:rsidR="00360AC6">
              <w:rPr>
                <w:noProof/>
                <w:webHidden/>
              </w:rPr>
              <w:instrText xml:space="preserve"> PAGEREF _Toc40783217 \h </w:instrText>
            </w:r>
            <w:r w:rsidR="00360AC6">
              <w:rPr>
                <w:noProof/>
                <w:webHidden/>
              </w:rPr>
            </w:r>
            <w:r w:rsidR="00360AC6">
              <w:rPr>
                <w:noProof/>
                <w:webHidden/>
              </w:rPr>
              <w:fldChar w:fldCharType="separate"/>
            </w:r>
            <w:r w:rsidR="00360AC6">
              <w:rPr>
                <w:noProof/>
                <w:webHidden/>
              </w:rPr>
              <w:t>8</w:t>
            </w:r>
            <w:r w:rsidR="00360AC6">
              <w:rPr>
                <w:noProof/>
                <w:webHidden/>
              </w:rPr>
              <w:fldChar w:fldCharType="end"/>
            </w:r>
          </w:hyperlink>
        </w:p>
        <w:p w:rsidR="00360AC6" w:rsidRDefault="0050706F">
          <w:pPr>
            <w:pStyle w:val="20"/>
            <w:tabs>
              <w:tab w:val="right" w:leader="dot" w:pos="8296"/>
            </w:tabs>
            <w:rPr>
              <w:noProof/>
            </w:rPr>
          </w:pPr>
          <w:hyperlink w:anchor="_Toc40783218" w:history="1">
            <w:r w:rsidR="00360AC6" w:rsidRPr="00695ADF">
              <w:rPr>
                <w:rStyle w:val="ab"/>
                <w:noProof/>
              </w:rPr>
              <w:t xml:space="preserve">1.3 </w:t>
            </w:r>
            <w:r w:rsidR="00360AC6" w:rsidRPr="00695ADF">
              <w:rPr>
                <w:rStyle w:val="ab"/>
                <w:noProof/>
              </w:rPr>
              <w:t>课题研究内容及方法</w:t>
            </w:r>
            <w:r w:rsidR="00360AC6">
              <w:rPr>
                <w:noProof/>
                <w:webHidden/>
              </w:rPr>
              <w:tab/>
            </w:r>
            <w:r w:rsidR="00360AC6">
              <w:rPr>
                <w:noProof/>
                <w:webHidden/>
              </w:rPr>
              <w:fldChar w:fldCharType="begin"/>
            </w:r>
            <w:r w:rsidR="00360AC6">
              <w:rPr>
                <w:noProof/>
                <w:webHidden/>
              </w:rPr>
              <w:instrText xml:space="preserve"> PAGEREF _Toc40783218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rsidR="00360AC6" w:rsidRDefault="0050706F">
          <w:pPr>
            <w:pStyle w:val="30"/>
            <w:tabs>
              <w:tab w:val="right" w:leader="dot" w:pos="8296"/>
            </w:tabs>
            <w:rPr>
              <w:noProof/>
            </w:rPr>
          </w:pPr>
          <w:hyperlink w:anchor="_Toc40783219" w:history="1">
            <w:r w:rsidR="00360AC6" w:rsidRPr="00695ADF">
              <w:rPr>
                <w:rStyle w:val="ab"/>
                <w:noProof/>
              </w:rPr>
              <w:t xml:space="preserve">1.3.1 </w:t>
            </w:r>
            <w:r w:rsidR="00360AC6" w:rsidRPr="00695ADF">
              <w:rPr>
                <w:rStyle w:val="ab"/>
                <w:noProof/>
              </w:rPr>
              <w:t>研究内容</w:t>
            </w:r>
            <w:r w:rsidR="00360AC6">
              <w:rPr>
                <w:noProof/>
                <w:webHidden/>
              </w:rPr>
              <w:tab/>
            </w:r>
            <w:r w:rsidR="00360AC6">
              <w:rPr>
                <w:noProof/>
                <w:webHidden/>
              </w:rPr>
              <w:fldChar w:fldCharType="begin"/>
            </w:r>
            <w:r w:rsidR="00360AC6">
              <w:rPr>
                <w:noProof/>
                <w:webHidden/>
              </w:rPr>
              <w:instrText xml:space="preserve"> PAGEREF _Toc40783219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rsidR="00360AC6" w:rsidRDefault="0050706F">
          <w:pPr>
            <w:pStyle w:val="30"/>
            <w:tabs>
              <w:tab w:val="right" w:leader="dot" w:pos="8296"/>
            </w:tabs>
            <w:rPr>
              <w:noProof/>
            </w:rPr>
          </w:pPr>
          <w:hyperlink w:anchor="_Toc40783220" w:history="1">
            <w:r w:rsidR="00360AC6" w:rsidRPr="00695ADF">
              <w:rPr>
                <w:rStyle w:val="ab"/>
                <w:noProof/>
              </w:rPr>
              <w:t xml:space="preserve">1.3.2 </w:t>
            </w:r>
            <w:r w:rsidR="00360AC6" w:rsidRPr="00695ADF">
              <w:rPr>
                <w:rStyle w:val="ab"/>
                <w:noProof/>
              </w:rPr>
              <w:t>研究方法</w:t>
            </w:r>
            <w:r w:rsidR="00360AC6">
              <w:rPr>
                <w:noProof/>
                <w:webHidden/>
              </w:rPr>
              <w:tab/>
            </w:r>
            <w:r w:rsidR="00360AC6">
              <w:rPr>
                <w:noProof/>
                <w:webHidden/>
              </w:rPr>
              <w:fldChar w:fldCharType="begin"/>
            </w:r>
            <w:r w:rsidR="00360AC6">
              <w:rPr>
                <w:noProof/>
                <w:webHidden/>
              </w:rPr>
              <w:instrText xml:space="preserve"> PAGEREF _Toc40783220 \h </w:instrText>
            </w:r>
            <w:r w:rsidR="00360AC6">
              <w:rPr>
                <w:noProof/>
                <w:webHidden/>
              </w:rPr>
            </w:r>
            <w:r w:rsidR="00360AC6">
              <w:rPr>
                <w:noProof/>
                <w:webHidden/>
              </w:rPr>
              <w:fldChar w:fldCharType="separate"/>
            </w:r>
            <w:r w:rsidR="00360AC6">
              <w:rPr>
                <w:noProof/>
                <w:webHidden/>
              </w:rPr>
              <w:t>11</w:t>
            </w:r>
            <w:r w:rsidR="00360AC6">
              <w:rPr>
                <w:noProof/>
                <w:webHidden/>
              </w:rPr>
              <w:fldChar w:fldCharType="end"/>
            </w:r>
          </w:hyperlink>
        </w:p>
        <w:p w:rsidR="00360AC6" w:rsidRDefault="0050706F">
          <w:pPr>
            <w:pStyle w:val="20"/>
            <w:tabs>
              <w:tab w:val="right" w:leader="dot" w:pos="8296"/>
            </w:tabs>
            <w:rPr>
              <w:noProof/>
            </w:rPr>
          </w:pPr>
          <w:hyperlink w:anchor="_Toc40783221" w:history="1">
            <w:r w:rsidR="00360AC6" w:rsidRPr="00695ADF">
              <w:rPr>
                <w:rStyle w:val="ab"/>
                <w:noProof/>
              </w:rPr>
              <w:t xml:space="preserve">1.4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_Toc40783221 \h </w:instrText>
            </w:r>
            <w:r w:rsidR="00360AC6">
              <w:rPr>
                <w:noProof/>
                <w:webHidden/>
              </w:rPr>
            </w:r>
            <w:r w:rsidR="00360AC6">
              <w:rPr>
                <w:noProof/>
                <w:webHidden/>
              </w:rPr>
              <w:fldChar w:fldCharType="separate"/>
            </w:r>
            <w:r w:rsidR="00360AC6">
              <w:rPr>
                <w:noProof/>
                <w:webHidden/>
              </w:rPr>
              <w:t>12</w:t>
            </w:r>
            <w:r w:rsidR="00360AC6">
              <w:rPr>
                <w:noProof/>
                <w:webHidden/>
              </w:rPr>
              <w:fldChar w:fldCharType="end"/>
            </w:r>
          </w:hyperlink>
        </w:p>
        <w:p w:rsidR="00360AC6" w:rsidRDefault="0050706F">
          <w:pPr>
            <w:pStyle w:val="10"/>
            <w:tabs>
              <w:tab w:val="right" w:leader="dot" w:pos="8296"/>
            </w:tabs>
            <w:rPr>
              <w:noProof/>
            </w:rPr>
          </w:pPr>
          <w:hyperlink w:anchor="_Toc40783222" w:history="1">
            <w:r w:rsidR="00360AC6" w:rsidRPr="00695ADF">
              <w:rPr>
                <w:rStyle w:val="ab"/>
                <w:noProof/>
              </w:rPr>
              <w:t xml:space="preserve">2. </w:t>
            </w:r>
            <w:r w:rsidR="00360AC6" w:rsidRPr="00695ADF">
              <w:rPr>
                <w:rStyle w:val="ab"/>
                <w:noProof/>
              </w:rPr>
              <w:t>总体方案设计</w:t>
            </w:r>
            <w:r w:rsidR="00360AC6">
              <w:rPr>
                <w:noProof/>
                <w:webHidden/>
              </w:rPr>
              <w:tab/>
            </w:r>
            <w:r w:rsidR="00360AC6">
              <w:rPr>
                <w:noProof/>
                <w:webHidden/>
              </w:rPr>
              <w:fldChar w:fldCharType="begin"/>
            </w:r>
            <w:r w:rsidR="00360AC6">
              <w:rPr>
                <w:noProof/>
                <w:webHidden/>
              </w:rPr>
              <w:instrText xml:space="preserve"> PAGEREF _Toc40783222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50706F">
          <w:pPr>
            <w:pStyle w:val="20"/>
            <w:tabs>
              <w:tab w:val="right" w:leader="dot" w:pos="8296"/>
            </w:tabs>
            <w:rPr>
              <w:noProof/>
            </w:rPr>
          </w:pPr>
          <w:hyperlink w:anchor="_Toc40783223" w:history="1">
            <w:r w:rsidR="00360AC6" w:rsidRPr="00695ADF">
              <w:rPr>
                <w:rStyle w:val="ab"/>
                <w:noProof/>
              </w:rPr>
              <w:t xml:space="preserve">2.1 </w:t>
            </w:r>
            <w:r w:rsidR="00360AC6" w:rsidRPr="00695ADF">
              <w:rPr>
                <w:rStyle w:val="ab"/>
                <w:noProof/>
              </w:rPr>
              <w:t>系统功能设计</w:t>
            </w:r>
            <w:r w:rsidR="00360AC6">
              <w:rPr>
                <w:noProof/>
                <w:webHidden/>
              </w:rPr>
              <w:tab/>
            </w:r>
            <w:r w:rsidR="00360AC6">
              <w:rPr>
                <w:noProof/>
                <w:webHidden/>
              </w:rPr>
              <w:fldChar w:fldCharType="begin"/>
            </w:r>
            <w:r w:rsidR="00360AC6">
              <w:rPr>
                <w:noProof/>
                <w:webHidden/>
              </w:rPr>
              <w:instrText xml:space="preserve"> PAGEREF _Toc40783223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50706F">
          <w:pPr>
            <w:pStyle w:val="30"/>
            <w:tabs>
              <w:tab w:val="right" w:leader="dot" w:pos="8296"/>
            </w:tabs>
            <w:rPr>
              <w:noProof/>
            </w:rPr>
          </w:pPr>
          <w:hyperlink w:anchor="_Toc40783224" w:history="1">
            <w:r w:rsidR="00360AC6" w:rsidRPr="00695ADF">
              <w:rPr>
                <w:rStyle w:val="ab"/>
                <w:noProof/>
              </w:rPr>
              <w:t xml:space="preserve">2.1.1 </w:t>
            </w:r>
            <w:r w:rsidR="00360AC6" w:rsidRPr="00695ADF">
              <w:rPr>
                <w:rStyle w:val="ab"/>
                <w:noProof/>
              </w:rPr>
              <w:t>设计要求</w:t>
            </w:r>
            <w:r w:rsidR="00360AC6">
              <w:rPr>
                <w:noProof/>
                <w:webHidden/>
              </w:rPr>
              <w:tab/>
            </w:r>
            <w:r w:rsidR="00360AC6">
              <w:rPr>
                <w:noProof/>
                <w:webHidden/>
              </w:rPr>
              <w:fldChar w:fldCharType="begin"/>
            </w:r>
            <w:r w:rsidR="00360AC6">
              <w:rPr>
                <w:noProof/>
                <w:webHidden/>
              </w:rPr>
              <w:instrText xml:space="preserve"> PAGEREF _Toc40783224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50706F">
          <w:pPr>
            <w:pStyle w:val="30"/>
            <w:tabs>
              <w:tab w:val="right" w:leader="dot" w:pos="8296"/>
            </w:tabs>
            <w:rPr>
              <w:noProof/>
            </w:rPr>
          </w:pPr>
          <w:hyperlink w:anchor="_Toc40783225" w:history="1">
            <w:r w:rsidR="00360AC6" w:rsidRPr="00695ADF">
              <w:rPr>
                <w:rStyle w:val="ab"/>
                <w:noProof/>
              </w:rPr>
              <w:t xml:space="preserve">2.1.2 </w:t>
            </w:r>
            <w:r w:rsidR="00360AC6" w:rsidRPr="00695ADF">
              <w:rPr>
                <w:rStyle w:val="ab"/>
                <w:noProof/>
              </w:rPr>
              <w:t>系统组成</w:t>
            </w:r>
            <w:r w:rsidR="00360AC6">
              <w:rPr>
                <w:noProof/>
                <w:webHidden/>
              </w:rPr>
              <w:tab/>
            </w:r>
            <w:r w:rsidR="00360AC6">
              <w:rPr>
                <w:noProof/>
                <w:webHidden/>
              </w:rPr>
              <w:fldChar w:fldCharType="begin"/>
            </w:r>
            <w:r w:rsidR="00360AC6">
              <w:rPr>
                <w:noProof/>
                <w:webHidden/>
              </w:rPr>
              <w:instrText xml:space="preserve"> PAGEREF _Toc40783225 \h </w:instrText>
            </w:r>
            <w:r w:rsidR="00360AC6">
              <w:rPr>
                <w:noProof/>
                <w:webHidden/>
              </w:rPr>
            </w:r>
            <w:r w:rsidR="00360AC6">
              <w:rPr>
                <w:noProof/>
                <w:webHidden/>
              </w:rPr>
              <w:fldChar w:fldCharType="separate"/>
            </w:r>
            <w:r w:rsidR="00360AC6">
              <w:rPr>
                <w:noProof/>
                <w:webHidden/>
              </w:rPr>
              <w:t>13</w:t>
            </w:r>
            <w:r w:rsidR="00360AC6">
              <w:rPr>
                <w:noProof/>
                <w:webHidden/>
              </w:rPr>
              <w:fldChar w:fldCharType="end"/>
            </w:r>
          </w:hyperlink>
        </w:p>
        <w:p w:rsidR="00360AC6" w:rsidRDefault="0050706F">
          <w:pPr>
            <w:pStyle w:val="30"/>
            <w:tabs>
              <w:tab w:val="right" w:leader="dot" w:pos="8296"/>
            </w:tabs>
            <w:rPr>
              <w:noProof/>
            </w:rPr>
          </w:pPr>
          <w:hyperlink w:anchor="_Toc40783226" w:history="1">
            <w:r w:rsidR="00360AC6" w:rsidRPr="00695ADF">
              <w:rPr>
                <w:rStyle w:val="ab"/>
                <w:noProof/>
              </w:rPr>
              <w:t xml:space="preserve">2.1.3 </w:t>
            </w:r>
            <w:r w:rsidR="00360AC6" w:rsidRPr="00695ADF">
              <w:rPr>
                <w:rStyle w:val="ab"/>
                <w:noProof/>
              </w:rPr>
              <w:t>系统各模块功能实现</w:t>
            </w:r>
            <w:r w:rsidR="00360AC6">
              <w:rPr>
                <w:noProof/>
                <w:webHidden/>
              </w:rPr>
              <w:tab/>
            </w:r>
            <w:r w:rsidR="00360AC6">
              <w:rPr>
                <w:noProof/>
                <w:webHidden/>
              </w:rPr>
              <w:fldChar w:fldCharType="begin"/>
            </w:r>
            <w:r w:rsidR="00360AC6">
              <w:rPr>
                <w:noProof/>
                <w:webHidden/>
              </w:rPr>
              <w:instrText xml:space="preserve"> PAGEREF _Toc40783226 \h </w:instrText>
            </w:r>
            <w:r w:rsidR="00360AC6">
              <w:rPr>
                <w:noProof/>
                <w:webHidden/>
              </w:rPr>
            </w:r>
            <w:r w:rsidR="00360AC6">
              <w:rPr>
                <w:noProof/>
                <w:webHidden/>
              </w:rPr>
              <w:fldChar w:fldCharType="separate"/>
            </w:r>
            <w:r w:rsidR="00360AC6">
              <w:rPr>
                <w:noProof/>
                <w:webHidden/>
              </w:rPr>
              <w:t>14</w:t>
            </w:r>
            <w:r w:rsidR="00360AC6">
              <w:rPr>
                <w:noProof/>
                <w:webHidden/>
              </w:rPr>
              <w:fldChar w:fldCharType="end"/>
            </w:r>
          </w:hyperlink>
        </w:p>
        <w:p w:rsidR="00360AC6" w:rsidRDefault="0050706F">
          <w:pPr>
            <w:pStyle w:val="20"/>
            <w:tabs>
              <w:tab w:val="right" w:leader="dot" w:pos="8296"/>
            </w:tabs>
            <w:rPr>
              <w:noProof/>
            </w:rPr>
          </w:pPr>
          <w:hyperlink w:anchor="_Toc40783227" w:history="1">
            <w:r w:rsidR="00360AC6" w:rsidRPr="00695ADF">
              <w:rPr>
                <w:rStyle w:val="ab"/>
                <w:noProof/>
              </w:rPr>
              <w:t xml:space="preserve">2.2 </w:t>
            </w:r>
            <w:r w:rsidR="00360AC6" w:rsidRPr="00695ADF">
              <w:rPr>
                <w:rStyle w:val="ab"/>
                <w:noProof/>
              </w:rPr>
              <w:t>各模块方案选型</w:t>
            </w:r>
            <w:r w:rsidR="00360AC6">
              <w:rPr>
                <w:noProof/>
                <w:webHidden/>
              </w:rPr>
              <w:tab/>
            </w:r>
            <w:r w:rsidR="00360AC6">
              <w:rPr>
                <w:noProof/>
                <w:webHidden/>
              </w:rPr>
              <w:fldChar w:fldCharType="begin"/>
            </w:r>
            <w:r w:rsidR="00360AC6">
              <w:rPr>
                <w:noProof/>
                <w:webHidden/>
              </w:rPr>
              <w:instrText xml:space="preserve"> PAGEREF _Toc40783227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rsidR="00360AC6" w:rsidRDefault="0050706F">
          <w:pPr>
            <w:pStyle w:val="30"/>
            <w:tabs>
              <w:tab w:val="right" w:leader="dot" w:pos="8296"/>
            </w:tabs>
            <w:rPr>
              <w:noProof/>
            </w:rPr>
          </w:pPr>
          <w:hyperlink w:anchor="_Toc40783228" w:history="1">
            <w:r w:rsidR="00360AC6" w:rsidRPr="00695ADF">
              <w:rPr>
                <w:rStyle w:val="ab"/>
                <w:noProof/>
              </w:rPr>
              <w:t xml:space="preserve">2.2.1 </w:t>
            </w:r>
            <w:r w:rsidR="00360AC6" w:rsidRPr="00695ADF">
              <w:rPr>
                <w:rStyle w:val="ab"/>
                <w:noProof/>
              </w:rPr>
              <w:t>微控制模块</w:t>
            </w:r>
            <w:r w:rsidR="00360AC6">
              <w:rPr>
                <w:noProof/>
                <w:webHidden/>
              </w:rPr>
              <w:tab/>
            </w:r>
            <w:r w:rsidR="00360AC6">
              <w:rPr>
                <w:noProof/>
                <w:webHidden/>
              </w:rPr>
              <w:fldChar w:fldCharType="begin"/>
            </w:r>
            <w:r w:rsidR="00360AC6">
              <w:rPr>
                <w:noProof/>
                <w:webHidden/>
              </w:rPr>
              <w:instrText xml:space="preserve"> PAGEREF _Toc40783228 \h </w:instrText>
            </w:r>
            <w:r w:rsidR="00360AC6">
              <w:rPr>
                <w:noProof/>
                <w:webHidden/>
              </w:rPr>
            </w:r>
            <w:r w:rsidR="00360AC6">
              <w:rPr>
                <w:noProof/>
                <w:webHidden/>
              </w:rPr>
              <w:fldChar w:fldCharType="separate"/>
            </w:r>
            <w:r w:rsidR="00360AC6">
              <w:rPr>
                <w:noProof/>
                <w:webHidden/>
              </w:rPr>
              <w:t>15</w:t>
            </w:r>
            <w:r w:rsidR="00360AC6">
              <w:rPr>
                <w:noProof/>
                <w:webHidden/>
              </w:rPr>
              <w:fldChar w:fldCharType="end"/>
            </w:r>
          </w:hyperlink>
        </w:p>
        <w:p w:rsidR="00360AC6" w:rsidRDefault="0050706F">
          <w:pPr>
            <w:pStyle w:val="30"/>
            <w:tabs>
              <w:tab w:val="right" w:leader="dot" w:pos="8296"/>
            </w:tabs>
            <w:rPr>
              <w:noProof/>
            </w:rPr>
          </w:pPr>
          <w:hyperlink w:anchor="_Toc40783229" w:history="1">
            <w:r w:rsidR="00360AC6" w:rsidRPr="00695ADF">
              <w:rPr>
                <w:rStyle w:val="ab"/>
                <w:noProof/>
              </w:rPr>
              <w:t xml:space="preserve">2.2.2 </w:t>
            </w:r>
            <w:r w:rsidR="00360AC6" w:rsidRPr="00695ADF">
              <w:rPr>
                <w:rStyle w:val="ab"/>
                <w:noProof/>
              </w:rPr>
              <w:t>语音识别模块</w:t>
            </w:r>
            <w:r w:rsidR="00360AC6">
              <w:rPr>
                <w:noProof/>
                <w:webHidden/>
              </w:rPr>
              <w:tab/>
            </w:r>
            <w:r w:rsidR="00360AC6">
              <w:rPr>
                <w:noProof/>
                <w:webHidden/>
              </w:rPr>
              <w:fldChar w:fldCharType="begin"/>
            </w:r>
            <w:r w:rsidR="00360AC6">
              <w:rPr>
                <w:noProof/>
                <w:webHidden/>
              </w:rPr>
              <w:instrText xml:space="preserve"> PAGEREF _Toc40783229 \h </w:instrText>
            </w:r>
            <w:r w:rsidR="00360AC6">
              <w:rPr>
                <w:noProof/>
                <w:webHidden/>
              </w:rPr>
            </w:r>
            <w:r w:rsidR="00360AC6">
              <w:rPr>
                <w:noProof/>
                <w:webHidden/>
              </w:rPr>
              <w:fldChar w:fldCharType="separate"/>
            </w:r>
            <w:r w:rsidR="00360AC6">
              <w:rPr>
                <w:noProof/>
                <w:webHidden/>
              </w:rPr>
              <w:t>16</w:t>
            </w:r>
            <w:r w:rsidR="00360AC6">
              <w:rPr>
                <w:noProof/>
                <w:webHidden/>
              </w:rPr>
              <w:fldChar w:fldCharType="end"/>
            </w:r>
          </w:hyperlink>
        </w:p>
        <w:p w:rsidR="00360AC6" w:rsidRDefault="0050706F">
          <w:pPr>
            <w:pStyle w:val="30"/>
            <w:tabs>
              <w:tab w:val="right" w:leader="dot" w:pos="8296"/>
            </w:tabs>
            <w:rPr>
              <w:noProof/>
            </w:rPr>
          </w:pPr>
          <w:hyperlink w:anchor="_Toc40783230" w:history="1">
            <w:r w:rsidR="00360AC6" w:rsidRPr="00695ADF">
              <w:rPr>
                <w:rStyle w:val="ab"/>
                <w:noProof/>
              </w:rPr>
              <w:t xml:space="preserve">2.2.3 </w:t>
            </w:r>
            <w:r w:rsidR="00360AC6" w:rsidRPr="00695ADF">
              <w:rPr>
                <w:rStyle w:val="ab"/>
                <w:noProof/>
              </w:rPr>
              <w:t>无线通信模块</w:t>
            </w:r>
            <w:r w:rsidR="00360AC6">
              <w:rPr>
                <w:noProof/>
                <w:webHidden/>
              </w:rPr>
              <w:tab/>
            </w:r>
            <w:r w:rsidR="00360AC6">
              <w:rPr>
                <w:noProof/>
                <w:webHidden/>
              </w:rPr>
              <w:fldChar w:fldCharType="begin"/>
            </w:r>
            <w:r w:rsidR="00360AC6">
              <w:rPr>
                <w:noProof/>
                <w:webHidden/>
              </w:rPr>
              <w:instrText xml:space="preserve"> PAGEREF _Toc40783230 \h </w:instrText>
            </w:r>
            <w:r w:rsidR="00360AC6">
              <w:rPr>
                <w:noProof/>
                <w:webHidden/>
              </w:rPr>
            </w:r>
            <w:r w:rsidR="00360AC6">
              <w:rPr>
                <w:noProof/>
                <w:webHidden/>
              </w:rPr>
              <w:fldChar w:fldCharType="separate"/>
            </w:r>
            <w:r w:rsidR="00360AC6">
              <w:rPr>
                <w:noProof/>
                <w:webHidden/>
              </w:rPr>
              <w:t>17</w:t>
            </w:r>
            <w:r w:rsidR="00360AC6">
              <w:rPr>
                <w:noProof/>
                <w:webHidden/>
              </w:rPr>
              <w:fldChar w:fldCharType="end"/>
            </w:r>
          </w:hyperlink>
        </w:p>
        <w:p w:rsidR="00360AC6" w:rsidRDefault="0050706F">
          <w:pPr>
            <w:pStyle w:val="30"/>
            <w:tabs>
              <w:tab w:val="right" w:leader="dot" w:pos="8296"/>
            </w:tabs>
            <w:rPr>
              <w:noProof/>
            </w:rPr>
          </w:pPr>
          <w:hyperlink w:anchor="_Toc40783231" w:history="1">
            <w:r w:rsidR="00360AC6" w:rsidRPr="00695ADF">
              <w:rPr>
                <w:rStyle w:val="ab"/>
                <w:noProof/>
              </w:rPr>
              <w:t xml:space="preserve">2.2.4 </w:t>
            </w:r>
            <w:r w:rsidR="00360AC6" w:rsidRPr="00695ADF">
              <w:rPr>
                <w:rStyle w:val="ab"/>
                <w:noProof/>
              </w:rPr>
              <w:t>舵机控制模块</w:t>
            </w:r>
            <w:r w:rsidR="00360AC6">
              <w:rPr>
                <w:noProof/>
                <w:webHidden/>
              </w:rPr>
              <w:tab/>
            </w:r>
            <w:r w:rsidR="00360AC6">
              <w:rPr>
                <w:noProof/>
                <w:webHidden/>
              </w:rPr>
              <w:fldChar w:fldCharType="begin"/>
            </w:r>
            <w:r w:rsidR="00360AC6">
              <w:rPr>
                <w:noProof/>
                <w:webHidden/>
              </w:rPr>
              <w:instrText xml:space="preserve"> PAGEREF _Toc40783231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50706F">
          <w:pPr>
            <w:pStyle w:val="30"/>
            <w:tabs>
              <w:tab w:val="right" w:leader="dot" w:pos="8296"/>
            </w:tabs>
            <w:rPr>
              <w:noProof/>
            </w:rPr>
          </w:pPr>
          <w:hyperlink w:anchor="_Toc40783232" w:history="1">
            <w:r w:rsidR="00360AC6" w:rsidRPr="00695ADF">
              <w:rPr>
                <w:rStyle w:val="ab"/>
                <w:noProof/>
              </w:rPr>
              <w:t xml:space="preserve">2.2.5 </w:t>
            </w:r>
            <w:r w:rsidR="00360AC6" w:rsidRPr="00695ADF">
              <w:rPr>
                <w:rStyle w:val="ab"/>
                <w:noProof/>
              </w:rPr>
              <w:t>语音输出模块</w:t>
            </w:r>
            <w:r w:rsidR="00360AC6">
              <w:rPr>
                <w:noProof/>
                <w:webHidden/>
              </w:rPr>
              <w:tab/>
            </w:r>
            <w:r w:rsidR="00360AC6">
              <w:rPr>
                <w:noProof/>
                <w:webHidden/>
              </w:rPr>
              <w:fldChar w:fldCharType="begin"/>
            </w:r>
            <w:r w:rsidR="00360AC6">
              <w:rPr>
                <w:noProof/>
                <w:webHidden/>
              </w:rPr>
              <w:instrText xml:space="preserve"> PAGEREF _Toc40783232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50706F">
          <w:pPr>
            <w:pStyle w:val="30"/>
            <w:tabs>
              <w:tab w:val="right" w:leader="dot" w:pos="8296"/>
            </w:tabs>
            <w:rPr>
              <w:noProof/>
            </w:rPr>
          </w:pPr>
          <w:hyperlink w:anchor="_Toc40783233" w:history="1">
            <w:r w:rsidR="00360AC6" w:rsidRPr="00695ADF">
              <w:rPr>
                <w:rStyle w:val="ab"/>
                <w:noProof/>
              </w:rPr>
              <w:t xml:space="preserve">2.2.6 </w:t>
            </w:r>
            <w:r w:rsidR="00360AC6" w:rsidRPr="00695ADF">
              <w:rPr>
                <w:rStyle w:val="ab"/>
                <w:noProof/>
              </w:rPr>
              <w:t>电源控制模块</w:t>
            </w:r>
            <w:r w:rsidR="00360AC6">
              <w:rPr>
                <w:noProof/>
                <w:webHidden/>
              </w:rPr>
              <w:tab/>
            </w:r>
            <w:r w:rsidR="00360AC6">
              <w:rPr>
                <w:noProof/>
                <w:webHidden/>
              </w:rPr>
              <w:fldChar w:fldCharType="begin"/>
            </w:r>
            <w:r w:rsidR="00360AC6">
              <w:rPr>
                <w:noProof/>
                <w:webHidden/>
              </w:rPr>
              <w:instrText xml:space="preserve"> PAGEREF _Toc40783233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50706F">
          <w:pPr>
            <w:pStyle w:val="30"/>
            <w:tabs>
              <w:tab w:val="right" w:leader="dot" w:pos="8296"/>
            </w:tabs>
            <w:rPr>
              <w:noProof/>
            </w:rPr>
          </w:pPr>
          <w:hyperlink w:anchor="_Toc40783234" w:history="1">
            <w:r w:rsidR="00360AC6" w:rsidRPr="00695ADF">
              <w:rPr>
                <w:rStyle w:val="ab"/>
                <w:noProof/>
              </w:rPr>
              <w:t xml:space="preserve">2.2.7 </w:t>
            </w:r>
            <w:r w:rsidR="00360AC6" w:rsidRPr="00695ADF">
              <w:rPr>
                <w:rStyle w:val="ab"/>
                <w:noProof/>
              </w:rPr>
              <w:t>最终方案</w:t>
            </w:r>
            <w:r w:rsidR="00360AC6">
              <w:rPr>
                <w:noProof/>
                <w:webHidden/>
              </w:rPr>
              <w:tab/>
            </w:r>
            <w:r w:rsidR="00360AC6">
              <w:rPr>
                <w:noProof/>
                <w:webHidden/>
              </w:rPr>
              <w:fldChar w:fldCharType="begin"/>
            </w:r>
            <w:r w:rsidR="00360AC6">
              <w:rPr>
                <w:noProof/>
                <w:webHidden/>
              </w:rPr>
              <w:instrText xml:space="preserve"> PAGEREF _Toc40783234 \h </w:instrText>
            </w:r>
            <w:r w:rsidR="00360AC6">
              <w:rPr>
                <w:noProof/>
                <w:webHidden/>
              </w:rPr>
            </w:r>
            <w:r w:rsidR="00360AC6">
              <w:rPr>
                <w:noProof/>
                <w:webHidden/>
              </w:rPr>
              <w:fldChar w:fldCharType="separate"/>
            </w:r>
            <w:r w:rsidR="00360AC6">
              <w:rPr>
                <w:noProof/>
                <w:webHidden/>
              </w:rPr>
              <w:t>18</w:t>
            </w:r>
            <w:r w:rsidR="00360AC6">
              <w:rPr>
                <w:noProof/>
                <w:webHidden/>
              </w:rPr>
              <w:fldChar w:fldCharType="end"/>
            </w:r>
          </w:hyperlink>
        </w:p>
        <w:p w:rsidR="00360AC6" w:rsidRDefault="0050706F">
          <w:pPr>
            <w:pStyle w:val="20"/>
            <w:tabs>
              <w:tab w:val="right" w:leader="dot" w:pos="8296"/>
            </w:tabs>
            <w:rPr>
              <w:noProof/>
            </w:rPr>
          </w:pPr>
          <w:hyperlink w:anchor="_Toc40783235" w:history="1">
            <w:r w:rsidR="00360AC6" w:rsidRPr="00695ADF">
              <w:rPr>
                <w:rStyle w:val="ab"/>
                <w:noProof/>
              </w:rPr>
              <w:t xml:space="preserve">2.3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_Toc40783235 \h </w:instrText>
            </w:r>
            <w:r w:rsidR="00360AC6">
              <w:rPr>
                <w:noProof/>
                <w:webHidden/>
              </w:rPr>
            </w:r>
            <w:r w:rsidR="00360AC6">
              <w:rPr>
                <w:noProof/>
                <w:webHidden/>
              </w:rPr>
              <w:fldChar w:fldCharType="separate"/>
            </w:r>
            <w:r w:rsidR="00360AC6">
              <w:rPr>
                <w:noProof/>
                <w:webHidden/>
              </w:rPr>
              <w:t>19</w:t>
            </w:r>
            <w:r w:rsidR="00360AC6">
              <w:rPr>
                <w:noProof/>
                <w:webHidden/>
              </w:rPr>
              <w:fldChar w:fldCharType="end"/>
            </w:r>
          </w:hyperlink>
        </w:p>
        <w:p w:rsidR="00360AC6" w:rsidRDefault="0050706F">
          <w:pPr>
            <w:pStyle w:val="10"/>
            <w:tabs>
              <w:tab w:val="right" w:leader="dot" w:pos="8296"/>
            </w:tabs>
            <w:rPr>
              <w:noProof/>
            </w:rPr>
          </w:pPr>
          <w:hyperlink w:anchor="_Toc40783236" w:history="1">
            <w:r w:rsidR="00360AC6" w:rsidRPr="00695ADF">
              <w:rPr>
                <w:rStyle w:val="ab"/>
                <w:noProof/>
              </w:rPr>
              <w:t xml:space="preserve">3. </w:t>
            </w:r>
            <w:r w:rsidR="00360AC6" w:rsidRPr="00695ADF">
              <w:rPr>
                <w:rStyle w:val="ab"/>
                <w:noProof/>
              </w:rPr>
              <w:t>系统硬件设计与实现</w:t>
            </w:r>
            <w:r w:rsidR="00360AC6">
              <w:rPr>
                <w:noProof/>
                <w:webHidden/>
              </w:rPr>
              <w:tab/>
            </w:r>
            <w:r w:rsidR="00360AC6">
              <w:rPr>
                <w:noProof/>
                <w:webHidden/>
              </w:rPr>
              <w:fldChar w:fldCharType="begin"/>
            </w:r>
            <w:r w:rsidR="00360AC6">
              <w:rPr>
                <w:noProof/>
                <w:webHidden/>
              </w:rPr>
              <w:instrText xml:space="preserve"> PAGEREF _Toc40783236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rsidR="00360AC6" w:rsidRDefault="0050706F">
          <w:pPr>
            <w:pStyle w:val="20"/>
            <w:tabs>
              <w:tab w:val="right" w:leader="dot" w:pos="8296"/>
            </w:tabs>
            <w:rPr>
              <w:noProof/>
            </w:rPr>
          </w:pPr>
          <w:hyperlink w:anchor="_Toc40783237" w:history="1">
            <w:r w:rsidR="00360AC6" w:rsidRPr="00695ADF">
              <w:rPr>
                <w:rStyle w:val="ab"/>
                <w:noProof/>
              </w:rPr>
              <w:t xml:space="preserve">3.1 </w:t>
            </w:r>
            <w:r w:rsidR="00360AC6" w:rsidRPr="00695ADF">
              <w:rPr>
                <w:rStyle w:val="ab"/>
                <w:noProof/>
              </w:rPr>
              <w:t>系统硬件电路设计</w:t>
            </w:r>
            <w:r w:rsidR="00360AC6">
              <w:rPr>
                <w:noProof/>
                <w:webHidden/>
              </w:rPr>
              <w:tab/>
            </w:r>
            <w:r w:rsidR="00360AC6">
              <w:rPr>
                <w:noProof/>
                <w:webHidden/>
              </w:rPr>
              <w:fldChar w:fldCharType="begin"/>
            </w:r>
            <w:r w:rsidR="00360AC6">
              <w:rPr>
                <w:noProof/>
                <w:webHidden/>
              </w:rPr>
              <w:instrText xml:space="preserve"> PAGEREF _Toc40783237 \h </w:instrText>
            </w:r>
            <w:r w:rsidR="00360AC6">
              <w:rPr>
                <w:noProof/>
                <w:webHidden/>
              </w:rPr>
            </w:r>
            <w:r w:rsidR="00360AC6">
              <w:rPr>
                <w:noProof/>
                <w:webHidden/>
              </w:rPr>
              <w:fldChar w:fldCharType="separate"/>
            </w:r>
            <w:r w:rsidR="00360AC6">
              <w:rPr>
                <w:noProof/>
                <w:webHidden/>
              </w:rPr>
              <w:t>20</w:t>
            </w:r>
            <w:r w:rsidR="00360AC6">
              <w:rPr>
                <w:noProof/>
                <w:webHidden/>
              </w:rPr>
              <w:fldChar w:fldCharType="end"/>
            </w:r>
          </w:hyperlink>
        </w:p>
        <w:p w:rsidR="00360AC6" w:rsidRDefault="0050706F">
          <w:pPr>
            <w:pStyle w:val="20"/>
            <w:tabs>
              <w:tab w:val="right" w:leader="dot" w:pos="8296"/>
            </w:tabs>
            <w:rPr>
              <w:noProof/>
            </w:rPr>
          </w:pPr>
          <w:hyperlink w:anchor="_Toc40783238" w:history="1">
            <w:r w:rsidR="00360AC6" w:rsidRPr="00695ADF">
              <w:rPr>
                <w:rStyle w:val="ab"/>
                <w:noProof/>
              </w:rPr>
              <w:t xml:space="preserve">3.2 </w:t>
            </w:r>
            <w:r w:rsidR="00360AC6" w:rsidRPr="00695ADF">
              <w:rPr>
                <w:rStyle w:val="ab"/>
                <w:noProof/>
              </w:rPr>
              <w:t>微控制器模块电路设计</w:t>
            </w:r>
            <w:r w:rsidR="00360AC6">
              <w:rPr>
                <w:noProof/>
                <w:webHidden/>
              </w:rPr>
              <w:tab/>
            </w:r>
            <w:r w:rsidR="00360AC6">
              <w:rPr>
                <w:noProof/>
                <w:webHidden/>
              </w:rPr>
              <w:fldChar w:fldCharType="begin"/>
            </w:r>
            <w:r w:rsidR="00360AC6">
              <w:rPr>
                <w:noProof/>
                <w:webHidden/>
              </w:rPr>
              <w:instrText xml:space="preserve"> PAGEREF _Toc40783238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rsidR="00360AC6" w:rsidRDefault="0050706F">
          <w:pPr>
            <w:pStyle w:val="30"/>
            <w:tabs>
              <w:tab w:val="right" w:leader="dot" w:pos="8296"/>
            </w:tabs>
            <w:rPr>
              <w:noProof/>
            </w:rPr>
          </w:pPr>
          <w:hyperlink w:anchor="_Toc40783239" w:history="1">
            <w:r w:rsidR="00360AC6" w:rsidRPr="00695ADF">
              <w:rPr>
                <w:rStyle w:val="ab"/>
                <w:noProof/>
              </w:rPr>
              <w:t>3.2.1 Cortex-M3</w:t>
            </w:r>
            <w:r w:rsidR="00360AC6" w:rsidRPr="00695ADF">
              <w:rPr>
                <w:rStyle w:val="ab"/>
                <w:noProof/>
              </w:rPr>
              <w:t>简述</w:t>
            </w:r>
            <w:r w:rsidR="00360AC6">
              <w:rPr>
                <w:noProof/>
                <w:webHidden/>
              </w:rPr>
              <w:tab/>
            </w:r>
            <w:r w:rsidR="00360AC6">
              <w:rPr>
                <w:noProof/>
                <w:webHidden/>
              </w:rPr>
              <w:fldChar w:fldCharType="begin"/>
            </w:r>
            <w:r w:rsidR="00360AC6">
              <w:rPr>
                <w:noProof/>
                <w:webHidden/>
              </w:rPr>
              <w:instrText xml:space="preserve"> PAGEREF _Toc40783239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rsidR="00360AC6" w:rsidRDefault="0050706F">
          <w:pPr>
            <w:pStyle w:val="30"/>
            <w:tabs>
              <w:tab w:val="right" w:leader="dot" w:pos="8296"/>
            </w:tabs>
            <w:rPr>
              <w:noProof/>
            </w:rPr>
          </w:pPr>
          <w:hyperlink w:anchor="_Toc40783240" w:history="1">
            <w:r w:rsidR="00360AC6" w:rsidRPr="00695ADF">
              <w:rPr>
                <w:rStyle w:val="ab"/>
                <w:noProof/>
              </w:rPr>
              <w:t>3.2.2 STM32F103C8T6</w:t>
            </w:r>
            <w:r w:rsidR="00360AC6" w:rsidRPr="00695ADF">
              <w:rPr>
                <w:rStyle w:val="ab"/>
                <w:noProof/>
              </w:rPr>
              <w:t>单片机简介</w:t>
            </w:r>
            <w:r w:rsidR="00360AC6">
              <w:rPr>
                <w:noProof/>
                <w:webHidden/>
              </w:rPr>
              <w:tab/>
            </w:r>
            <w:r w:rsidR="00360AC6">
              <w:rPr>
                <w:noProof/>
                <w:webHidden/>
              </w:rPr>
              <w:fldChar w:fldCharType="begin"/>
            </w:r>
            <w:r w:rsidR="00360AC6">
              <w:rPr>
                <w:noProof/>
                <w:webHidden/>
              </w:rPr>
              <w:instrText xml:space="preserve"> PAGEREF _Toc40783240 \h </w:instrText>
            </w:r>
            <w:r w:rsidR="00360AC6">
              <w:rPr>
                <w:noProof/>
                <w:webHidden/>
              </w:rPr>
            </w:r>
            <w:r w:rsidR="00360AC6">
              <w:rPr>
                <w:noProof/>
                <w:webHidden/>
              </w:rPr>
              <w:fldChar w:fldCharType="separate"/>
            </w:r>
            <w:r w:rsidR="00360AC6">
              <w:rPr>
                <w:noProof/>
                <w:webHidden/>
              </w:rPr>
              <w:t>21</w:t>
            </w:r>
            <w:r w:rsidR="00360AC6">
              <w:rPr>
                <w:noProof/>
                <w:webHidden/>
              </w:rPr>
              <w:fldChar w:fldCharType="end"/>
            </w:r>
          </w:hyperlink>
        </w:p>
        <w:p w:rsidR="00360AC6" w:rsidRDefault="0050706F">
          <w:pPr>
            <w:pStyle w:val="20"/>
            <w:tabs>
              <w:tab w:val="right" w:leader="dot" w:pos="8296"/>
            </w:tabs>
            <w:rPr>
              <w:noProof/>
            </w:rPr>
          </w:pPr>
          <w:hyperlink w:anchor="_Toc40783241" w:history="1">
            <w:r w:rsidR="00360AC6" w:rsidRPr="00695ADF">
              <w:rPr>
                <w:rStyle w:val="ab"/>
                <w:noProof/>
              </w:rPr>
              <w:t xml:space="preserve">3.3 </w:t>
            </w:r>
            <w:r w:rsidR="00360AC6" w:rsidRPr="00695ADF">
              <w:rPr>
                <w:rStyle w:val="ab"/>
                <w:noProof/>
              </w:rPr>
              <w:t>单片机最小系统</w:t>
            </w:r>
            <w:r w:rsidR="00360AC6">
              <w:rPr>
                <w:noProof/>
                <w:webHidden/>
              </w:rPr>
              <w:tab/>
            </w:r>
            <w:r w:rsidR="00360AC6">
              <w:rPr>
                <w:noProof/>
                <w:webHidden/>
              </w:rPr>
              <w:fldChar w:fldCharType="begin"/>
            </w:r>
            <w:r w:rsidR="00360AC6">
              <w:rPr>
                <w:noProof/>
                <w:webHidden/>
              </w:rPr>
              <w:instrText xml:space="preserve"> PAGEREF _Toc40783241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rsidR="00360AC6" w:rsidRDefault="0050706F">
          <w:pPr>
            <w:pStyle w:val="30"/>
            <w:tabs>
              <w:tab w:val="right" w:leader="dot" w:pos="8296"/>
            </w:tabs>
            <w:rPr>
              <w:noProof/>
            </w:rPr>
          </w:pPr>
          <w:hyperlink w:anchor="_Toc40783242" w:history="1">
            <w:r w:rsidR="00360AC6" w:rsidRPr="00695ADF">
              <w:rPr>
                <w:rStyle w:val="ab"/>
                <w:noProof/>
              </w:rPr>
              <w:t>3.3.1</w:t>
            </w:r>
            <w:r w:rsidR="00360AC6" w:rsidRPr="00695ADF">
              <w:rPr>
                <w:rStyle w:val="ab"/>
                <w:noProof/>
                <w:shd w:val="clear" w:color="auto" w:fill="FFFFFF"/>
              </w:rPr>
              <w:t xml:space="preserve"> </w:t>
            </w:r>
            <w:r w:rsidR="00360AC6" w:rsidRPr="00695ADF">
              <w:rPr>
                <w:rStyle w:val="ab"/>
                <w:noProof/>
                <w:shd w:val="clear" w:color="auto" w:fill="FFFFFF"/>
              </w:rPr>
              <w:t>时钟电路</w:t>
            </w:r>
            <w:r w:rsidR="00360AC6">
              <w:rPr>
                <w:noProof/>
                <w:webHidden/>
              </w:rPr>
              <w:tab/>
            </w:r>
            <w:r w:rsidR="00360AC6">
              <w:rPr>
                <w:noProof/>
                <w:webHidden/>
              </w:rPr>
              <w:fldChar w:fldCharType="begin"/>
            </w:r>
            <w:r w:rsidR="00360AC6">
              <w:rPr>
                <w:noProof/>
                <w:webHidden/>
              </w:rPr>
              <w:instrText xml:space="preserve"> PAGEREF _Toc40783242 \h </w:instrText>
            </w:r>
            <w:r w:rsidR="00360AC6">
              <w:rPr>
                <w:noProof/>
                <w:webHidden/>
              </w:rPr>
            </w:r>
            <w:r w:rsidR="00360AC6">
              <w:rPr>
                <w:noProof/>
                <w:webHidden/>
              </w:rPr>
              <w:fldChar w:fldCharType="separate"/>
            </w:r>
            <w:r w:rsidR="00360AC6">
              <w:rPr>
                <w:noProof/>
                <w:webHidden/>
              </w:rPr>
              <w:t>23</w:t>
            </w:r>
            <w:r w:rsidR="00360AC6">
              <w:rPr>
                <w:noProof/>
                <w:webHidden/>
              </w:rPr>
              <w:fldChar w:fldCharType="end"/>
            </w:r>
          </w:hyperlink>
        </w:p>
        <w:p w:rsidR="00360AC6" w:rsidRDefault="0050706F">
          <w:pPr>
            <w:pStyle w:val="30"/>
            <w:tabs>
              <w:tab w:val="right" w:leader="dot" w:pos="8296"/>
            </w:tabs>
            <w:rPr>
              <w:noProof/>
            </w:rPr>
          </w:pPr>
          <w:hyperlink w:anchor="_Toc40783243" w:history="1">
            <w:r w:rsidR="00360AC6" w:rsidRPr="00695ADF">
              <w:rPr>
                <w:rStyle w:val="ab"/>
                <w:noProof/>
              </w:rPr>
              <w:t>3.3.2</w:t>
            </w:r>
            <w:r w:rsidR="00360AC6" w:rsidRPr="00695ADF">
              <w:rPr>
                <w:rStyle w:val="ab"/>
                <w:noProof/>
                <w:shd w:val="clear" w:color="auto" w:fill="FFFFFF"/>
              </w:rPr>
              <w:t xml:space="preserve"> </w:t>
            </w:r>
            <w:r w:rsidR="00360AC6" w:rsidRPr="00695ADF">
              <w:rPr>
                <w:rStyle w:val="ab"/>
                <w:noProof/>
                <w:shd w:val="clear" w:color="auto" w:fill="FFFFFF"/>
              </w:rPr>
              <w:t>复位电路</w:t>
            </w:r>
            <w:r w:rsidR="00360AC6">
              <w:rPr>
                <w:noProof/>
                <w:webHidden/>
              </w:rPr>
              <w:tab/>
            </w:r>
            <w:r w:rsidR="00360AC6">
              <w:rPr>
                <w:noProof/>
                <w:webHidden/>
              </w:rPr>
              <w:fldChar w:fldCharType="begin"/>
            </w:r>
            <w:r w:rsidR="00360AC6">
              <w:rPr>
                <w:noProof/>
                <w:webHidden/>
              </w:rPr>
              <w:instrText xml:space="preserve"> PAGEREF _Toc40783243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rsidR="00360AC6" w:rsidRDefault="0050706F">
          <w:pPr>
            <w:pStyle w:val="20"/>
            <w:tabs>
              <w:tab w:val="right" w:leader="dot" w:pos="8296"/>
            </w:tabs>
            <w:rPr>
              <w:noProof/>
            </w:rPr>
          </w:pPr>
          <w:hyperlink w:anchor="_Toc40783244" w:history="1">
            <w:r w:rsidR="00360AC6" w:rsidRPr="00695ADF">
              <w:rPr>
                <w:rStyle w:val="ab"/>
                <w:noProof/>
              </w:rPr>
              <w:t xml:space="preserve">3.4 </w:t>
            </w:r>
            <w:r w:rsidR="00360AC6" w:rsidRPr="00695ADF">
              <w:rPr>
                <w:rStyle w:val="ab"/>
                <w:noProof/>
              </w:rPr>
              <w:t>语音识别模块电路设计</w:t>
            </w:r>
            <w:r w:rsidR="00360AC6">
              <w:rPr>
                <w:noProof/>
                <w:webHidden/>
              </w:rPr>
              <w:tab/>
            </w:r>
            <w:r w:rsidR="00360AC6">
              <w:rPr>
                <w:noProof/>
                <w:webHidden/>
              </w:rPr>
              <w:fldChar w:fldCharType="begin"/>
            </w:r>
            <w:r w:rsidR="00360AC6">
              <w:rPr>
                <w:noProof/>
                <w:webHidden/>
              </w:rPr>
              <w:instrText xml:space="preserve"> PAGEREF _Toc40783244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rsidR="00360AC6" w:rsidRDefault="0050706F">
          <w:pPr>
            <w:pStyle w:val="30"/>
            <w:tabs>
              <w:tab w:val="right" w:leader="dot" w:pos="8296"/>
            </w:tabs>
            <w:rPr>
              <w:noProof/>
            </w:rPr>
          </w:pPr>
          <w:hyperlink w:anchor="_Toc40783245" w:history="1">
            <w:r w:rsidR="00360AC6" w:rsidRPr="00695ADF">
              <w:rPr>
                <w:rStyle w:val="ab"/>
                <w:noProof/>
              </w:rPr>
              <w:t xml:space="preserve">3.4.1 </w:t>
            </w:r>
            <w:r w:rsidR="00360AC6" w:rsidRPr="00695ADF">
              <w:rPr>
                <w:rStyle w:val="ab"/>
                <w:noProof/>
              </w:rPr>
              <w:t>嵌入式语音识别框架</w:t>
            </w:r>
            <w:r w:rsidR="00360AC6">
              <w:rPr>
                <w:noProof/>
                <w:webHidden/>
              </w:rPr>
              <w:tab/>
            </w:r>
            <w:r w:rsidR="00360AC6">
              <w:rPr>
                <w:noProof/>
                <w:webHidden/>
              </w:rPr>
              <w:fldChar w:fldCharType="begin"/>
            </w:r>
            <w:r w:rsidR="00360AC6">
              <w:rPr>
                <w:noProof/>
                <w:webHidden/>
              </w:rPr>
              <w:instrText xml:space="preserve"> PAGEREF _Toc40783245 \h </w:instrText>
            </w:r>
            <w:r w:rsidR="00360AC6">
              <w:rPr>
                <w:noProof/>
                <w:webHidden/>
              </w:rPr>
            </w:r>
            <w:r w:rsidR="00360AC6">
              <w:rPr>
                <w:noProof/>
                <w:webHidden/>
              </w:rPr>
              <w:fldChar w:fldCharType="separate"/>
            </w:r>
            <w:r w:rsidR="00360AC6">
              <w:rPr>
                <w:noProof/>
                <w:webHidden/>
              </w:rPr>
              <w:t>24</w:t>
            </w:r>
            <w:r w:rsidR="00360AC6">
              <w:rPr>
                <w:noProof/>
                <w:webHidden/>
              </w:rPr>
              <w:fldChar w:fldCharType="end"/>
            </w:r>
          </w:hyperlink>
        </w:p>
        <w:p w:rsidR="00360AC6" w:rsidRDefault="0050706F">
          <w:pPr>
            <w:pStyle w:val="30"/>
            <w:tabs>
              <w:tab w:val="right" w:leader="dot" w:pos="8296"/>
            </w:tabs>
            <w:rPr>
              <w:noProof/>
            </w:rPr>
          </w:pPr>
          <w:hyperlink w:anchor="_Toc40783246" w:history="1">
            <w:r w:rsidR="00360AC6" w:rsidRPr="00695ADF">
              <w:rPr>
                <w:rStyle w:val="ab"/>
                <w:noProof/>
              </w:rPr>
              <w:t>3.4.2 LD3320</w:t>
            </w:r>
            <w:r w:rsidR="00360AC6" w:rsidRPr="00695ADF">
              <w:rPr>
                <w:rStyle w:val="ab"/>
                <w:noProof/>
              </w:rPr>
              <w:t>芯片识别原理</w:t>
            </w:r>
            <w:r w:rsidR="00360AC6">
              <w:rPr>
                <w:noProof/>
                <w:webHidden/>
              </w:rPr>
              <w:tab/>
            </w:r>
            <w:r w:rsidR="00360AC6">
              <w:rPr>
                <w:noProof/>
                <w:webHidden/>
              </w:rPr>
              <w:fldChar w:fldCharType="begin"/>
            </w:r>
            <w:r w:rsidR="00360AC6">
              <w:rPr>
                <w:noProof/>
                <w:webHidden/>
              </w:rPr>
              <w:instrText xml:space="preserve"> PAGEREF _Toc40783246 \h </w:instrText>
            </w:r>
            <w:r w:rsidR="00360AC6">
              <w:rPr>
                <w:noProof/>
                <w:webHidden/>
              </w:rPr>
            </w:r>
            <w:r w:rsidR="00360AC6">
              <w:rPr>
                <w:noProof/>
                <w:webHidden/>
              </w:rPr>
              <w:fldChar w:fldCharType="separate"/>
            </w:r>
            <w:r w:rsidR="00360AC6">
              <w:rPr>
                <w:noProof/>
                <w:webHidden/>
              </w:rPr>
              <w:t>25</w:t>
            </w:r>
            <w:r w:rsidR="00360AC6">
              <w:rPr>
                <w:noProof/>
                <w:webHidden/>
              </w:rPr>
              <w:fldChar w:fldCharType="end"/>
            </w:r>
          </w:hyperlink>
        </w:p>
        <w:p w:rsidR="00360AC6" w:rsidRDefault="0050706F">
          <w:pPr>
            <w:pStyle w:val="30"/>
            <w:tabs>
              <w:tab w:val="right" w:leader="dot" w:pos="8296"/>
            </w:tabs>
            <w:rPr>
              <w:noProof/>
            </w:rPr>
          </w:pPr>
          <w:hyperlink w:anchor="_Toc40783247" w:history="1">
            <w:r w:rsidR="00360AC6" w:rsidRPr="00695ADF">
              <w:rPr>
                <w:rStyle w:val="ab"/>
                <w:noProof/>
              </w:rPr>
              <w:t>3.4.3 LD3320</w:t>
            </w:r>
            <w:r w:rsidR="00360AC6" w:rsidRPr="00695ADF">
              <w:rPr>
                <w:rStyle w:val="ab"/>
                <w:noProof/>
              </w:rPr>
              <w:t>芯片特性</w:t>
            </w:r>
            <w:r w:rsidR="00360AC6">
              <w:rPr>
                <w:noProof/>
                <w:webHidden/>
              </w:rPr>
              <w:tab/>
            </w:r>
            <w:r w:rsidR="00360AC6">
              <w:rPr>
                <w:noProof/>
                <w:webHidden/>
              </w:rPr>
              <w:fldChar w:fldCharType="begin"/>
            </w:r>
            <w:r w:rsidR="00360AC6">
              <w:rPr>
                <w:noProof/>
                <w:webHidden/>
              </w:rPr>
              <w:instrText xml:space="preserve"> PAGEREF _Toc40783247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rsidR="00360AC6" w:rsidRDefault="0050706F">
          <w:pPr>
            <w:pStyle w:val="30"/>
            <w:tabs>
              <w:tab w:val="right" w:leader="dot" w:pos="8296"/>
            </w:tabs>
            <w:rPr>
              <w:noProof/>
            </w:rPr>
          </w:pPr>
          <w:hyperlink w:anchor="_Toc40783248" w:history="1">
            <w:r w:rsidR="00360AC6" w:rsidRPr="00695ADF">
              <w:rPr>
                <w:rStyle w:val="ab"/>
                <w:noProof/>
              </w:rPr>
              <w:t>3.4.4 LD3320</w:t>
            </w:r>
            <w:r w:rsidR="00360AC6" w:rsidRPr="00695ADF">
              <w:rPr>
                <w:rStyle w:val="ab"/>
                <w:noProof/>
              </w:rPr>
              <w:t>与</w:t>
            </w:r>
            <w:r w:rsidR="00360AC6" w:rsidRPr="00695ADF">
              <w:rPr>
                <w:rStyle w:val="ab"/>
                <w:noProof/>
              </w:rPr>
              <w:t>MCU</w:t>
            </w:r>
            <w:r w:rsidR="00360AC6" w:rsidRPr="00695ADF">
              <w:rPr>
                <w:rStyle w:val="ab"/>
                <w:noProof/>
              </w:rPr>
              <w:t>通信方式</w:t>
            </w:r>
            <w:r w:rsidR="00360AC6">
              <w:rPr>
                <w:noProof/>
                <w:webHidden/>
              </w:rPr>
              <w:tab/>
            </w:r>
            <w:r w:rsidR="00360AC6">
              <w:rPr>
                <w:noProof/>
                <w:webHidden/>
              </w:rPr>
              <w:fldChar w:fldCharType="begin"/>
            </w:r>
            <w:r w:rsidR="00360AC6">
              <w:rPr>
                <w:noProof/>
                <w:webHidden/>
              </w:rPr>
              <w:instrText xml:space="preserve"> PAGEREF _Toc40783248 \h </w:instrText>
            </w:r>
            <w:r w:rsidR="00360AC6">
              <w:rPr>
                <w:noProof/>
                <w:webHidden/>
              </w:rPr>
            </w:r>
            <w:r w:rsidR="00360AC6">
              <w:rPr>
                <w:noProof/>
                <w:webHidden/>
              </w:rPr>
              <w:fldChar w:fldCharType="separate"/>
            </w:r>
            <w:r w:rsidR="00360AC6">
              <w:rPr>
                <w:noProof/>
                <w:webHidden/>
              </w:rPr>
              <w:t>26</w:t>
            </w:r>
            <w:r w:rsidR="00360AC6">
              <w:rPr>
                <w:noProof/>
                <w:webHidden/>
              </w:rPr>
              <w:fldChar w:fldCharType="end"/>
            </w:r>
          </w:hyperlink>
        </w:p>
        <w:p w:rsidR="00360AC6" w:rsidRDefault="0050706F">
          <w:pPr>
            <w:pStyle w:val="20"/>
            <w:tabs>
              <w:tab w:val="right" w:leader="dot" w:pos="8296"/>
            </w:tabs>
            <w:rPr>
              <w:noProof/>
            </w:rPr>
          </w:pPr>
          <w:hyperlink w:anchor="_Toc40783249" w:history="1">
            <w:r w:rsidR="00360AC6" w:rsidRPr="00695ADF">
              <w:rPr>
                <w:rStyle w:val="ab"/>
                <w:noProof/>
              </w:rPr>
              <w:t xml:space="preserve">3.5 </w:t>
            </w:r>
            <w:r w:rsidR="00360AC6" w:rsidRPr="00695ADF">
              <w:rPr>
                <w:rStyle w:val="ab"/>
                <w:noProof/>
              </w:rPr>
              <w:t>无线通信电路</w:t>
            </w:r>
            <w:r w:rsidR="00360AC6">
              <w:rPr>
                <w:noProof/>
                <w:webHidden/>
              </w:rPr>
              <w:tab/>
            </w:r>
            <w:r w:rsidR="00360AC6">
              <w:rPr>
                <w:noProof/>
                <w:webHidden/>
              </w:rPr>
              <w:fldChar w:fldCharType="begin"/>
            </w:r>
            <w:r w:rsidR="00360AC6">
              <w:rPr>
                <w:noProof/>
                <w:webHidden/>
              </w:rPr>
              <w:instrText xml:space="preserve"> PAGEREF _Toc40783249 \h </w:instrText>
            </w:r>
            <w:r w:rsidR="00360AC6">
              <w:rPr>
                <w:noProof/>
                <w:webHidden/>
              </w:rPr>
            </w:r>
            <w:r w:rsidR="00360AC6">
              <w:rPr>
                <w:noProof/>
                <w:webHidden/>
              </w:rPr>
              <w:fldChar w:fldCharType="separate"/>
            </w:r>
            <w:r w:rsidR="00360AC6">
              <w:rPr>
                <w:noProof/>
                <w:webHidden/>
              </w:rPr>
              <w:t>27</w:t>
            </w:r>
            <w:r w:rsidR="00360AC6">
              <w:rPr>
                <w:noProof/>
                <w:webHidden/>
              </w:rPr>
              <w:fldChar w:fldCharType="end"/>
            </w:r>
          </w:hyperlink>
        </w:p>
        <w:p w:rsidR="00360AC6" w:rsidRDefault="0050706F">
          <w:pPr>
            <w:pStyle w:val="20"/>
            <w:tabs>
              <w:tab w:val="right" w:leader="dot" w:pos="8296"/>
            </w:tabs>
            <w:rPr>
              <w:noProof/>
            </w:rPr>
          </w:pPr>
          <w:hyperlink w:anchor="_Toc40783250" w:history="1">
            <w:r w:rsidR="00360AC6" w:rsidRPr="00695ADF">
              <w:rPr>
                <w:rStyle w:val="ab"/>
                <w:noProof/>
              </w:rPr>
              <w:t xml:space="preserve">3.6 </w:t>
            </w:r>
            <w:r w:rsidR="00360AC6" w:rsidRPr="00695ADF">
              <w:rPr>
                <w:rStyle w:val="ab"/>
                <w:noProof/>
              </w:rPr>
              <w:t>舵机控制模块</w:t>
            </w:r>
            <w:r w:rsidR="00360AC6">
              <w:rPr>
                <w:noProof/>
                <w:webHidden/>
              </w:rPr>
              <w:tab/>
            </w:r>
            <w:r w:rsidR="00360AC6">
              <w:rPr>
                <w:noProof/>
                <w:webHidden/>
              </w:rPr>
              <w:fldChar w:fldCharType="begin"/>
            </w:r>
            <w:r w:rsidR="00360AC6">
              <w:rPr>
                <w:noProof/>
                <w:webHidden/>
              </w:rPr>
              <w:instrText xml:space="preserve"> PAGEREF _Toc40783250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rsidR="00360AC6" w:rsidRDefault="0050706F">
          <w:pPr>
            <w:pStyle w:val="20"/>
            <w:tabs>
              <w:tab w:val="right" w:leader="dot" w:pos="8296"/>
            </w:tabs>
            <w:rPr>
              <w:noProof/>
            </w:rPr>
          </w:pPr>
          <w:hyperlink w:anchor="_Toc40783251" w:history="1">
            <w:r w:rsidR="00360AC6" w:rsidRPr="00695ADF">
              <w:rPr>
                <w:rStyle w:val="ab"/>
                <w:noProof/>
              </w:rPr>
              <w:t xml:space="preserve">3.7 </w:t>
            </w:r>
            <w:r w:rsidR="00360AC6" w:rsidRPr="00695ADF">
              <w:rPr>
                <w:rStyle w:val="ab"/>
                <w:noProof/>
              </w:rPr>
              <w:t>语音输出模块</w:t>
            </w:r>
            <w:r w:rsidR="00360AC6">
              <w:rPr>
                <w:noProof/>
                <w:webHidden/>
              </w:rPr>
              <w:tab/>
            </w:r>
            <w:r w:rsidR="00360AC6">
              <w:rPr>
                <w:noProof/>
                <w:webHidden/>
              </w:rPr>
              <w:fldChar w:fldCharType="begin"/>
            </w:r>
            <w:r w:rsidR="00360AC6">
              <w:rPr>
                <w:noProof/>
                <w:webHidden/>
              </w:rPr>
              <w:instrText xml:space="preserve"> PAGEREF _Toc40783251 \h </w:instrText>
            </w:r>
            <w:r w:rsidR="00360AC6">
              <w:rPr>
                <w:noProof/>
                <w:webHidden/>
              </w:rPr>
            </w:r>
            <w:r w:rsidR="00360AC6">
              <w:rPr>
                <w:noProof/>
                <w:webHidden/>
              </w:rPr>
              <w:fldChar w:fldCharType="separate"/>
            </w:r>
            <w:r w:rsidR="00360AC6">
              <w:rPr>
                <w:noProof/>
                <w:webHidden/>
              </w:rPr>
              <w:t>28</w:t>
            </w:r>
            <w:r w:rsidR="00360AC6">
              <w:rPr>
                <w:noProof/>
                <w:webHidden/>
              </w:rPr>
              <w:fldChar w:fldCharType="end"/>
            </w:r>
          </w:hyperlink>
        </w:p>
        <w:p w:rsidR="00360AC6" w:rsidRDefault="0050706F">
          <w:pPr>
            <w:pStyle w:val="20"/>
            <w:tabs>
              <w:tab w:val="right" w:leader="dot" w:pos="8296"/>
            </w:tabs>
            <w:rPr>
              <w:noProof/>
            </w:rPr>
          </w:pPr>
          <w:hyperlink w:anchor="_Toc40783252" w:history="1">
            <w:r w:rsidR="00360AC6" w:rsidRPr="00695ADF">
              <w:rPr>
                <w:rStyle w:val="ab"/>
                <w:noProof/>
              </w:rPr>
              <w:t xml:space="preserve">3.8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_Toc40783252 \h </w:instrText>
            </w:r>
            <w:r w:rsidR="00360AC6">
              <w:rPr>
                <w:noProof/>
                <w:webHidden/>
              </w:rPr>
            </w:r>
            <w:r w:rsidR="00360AC6">
              <w:rPr>
                <w:noProof/>
                <w:webHidden/>
              </w:rPr>
              <w:fldChar w:fldCharType="separate"/>
            </w:r>
            <w:r w:rsidR="00360AC6">
              <w:rPr>
                <w:noProof/>
                <w:webHidden/>
              </w:rPr>
              <w:t>30</w:t>
            </w:r>
            <w:r w:rsidR="00360AC6">
              <w:rPr>
                <w:noProof/>
                <w:webHidden/>
              </w:rPr>
              <w:fldChar w:fldCharType="end"/>
            </w:r>
          </w:hyperlink>
        </w:p>
        <w:p w:rsidR="00360AC6" w:rsidRDefault="0050706F">
          <w:pPr>
            <w:pStyle w:val="10"/>
            <w:tabs>
              <w:tab w:val="right" w:leader="dot" w:pos="8296"/>
            </w:tabs>
            <w:rPr>
              <w:noProof/>
            </w:rPr>
          </w:pPr>
          <w:hyperlink w:anchor="_Toc40783253" w:history="1">
            <w:r w:rsidR="00360AC6" w:rsidRPr="00695ADF">
              <w:rPr>
                <w:rStyle w:val="ab"/>
                <w:noProof/>
              </w:rPr>
              <w:t xml:space="preserve">4. </w:t>
            </w:r>
            <w:r w:rsidR="00360AC6" w:rsidRPr="00695ADF">
              <w:rPr>
                <w:rStyle w:val="ab"/>
                <w:noProof/>
              </w:rPr>
              <w:t>系统软件设计与实现</w:t>
            </w:r>
            <w:r w:rsidR="00360AC6">
              <w:rPr>
                <w:noProof/>
                <w:webHidden/>
              </w:rPr>
              <w:tab/>
            </w:r>
            <w:r w:rsidR="00360AC6">
              <w:rPr>
                <w:noProof/>
                <w:webHidden/>
              </w:rPr>
              <w:fldChar w:fldCharType="begin"/>
            </w:r>
            <w:r w:rsidR="00360AC6">
              <w:rPr>
                <w:noProof/>
                <w:webHidden/>
              </w:rPr>
              <w:instrText xml:space="preserve"> PAGEREF _Toc40783253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50706F">
          <w:pPr>
            <w:pStyle w:val="20"/>
            <w:tabs>
              <w:tab w:val="right" w:leader="dot" w:pos="8296"/>
            </w:tabs>
            <w:rPr>
              <w:noProof/>
            </w:rPr>
          </w:pPr>
          <w:hyperlink w:anchor="_Toc40783254" w:history="1">
            <w:r w:rsidR="00360AC6" w:rsidRPr="00695ADF">
              <w:rPr>
                <w:rStyle w:val="ab"/>
                <w:noProof/>
              </w:rPr>
              <w:t xml:space="preserve">4.1 </w:t>
            </w:r>
            <w:r w:rsidR="00360AC6" w:rsidRPr="00695ADF">
              <w:rPr>
                <w:rStyle w:val="ab"/>
                <w:noProof/>
              </w:rPr>
              <w:t>软件总体设计思想与流程分析</w:t>
            </w:r>
            <w:r w:rsidR="00360AC6">
              <w:rPr>
                <w:noProof/>
                <w:webHidden/>
              </w:rPr>
              <w:tab/>
            </w:r>
            <w:r w:rsidR="00360AC6">
              <w:rPr>
                <w:noProof/>
                <w:webHidden/>
              </w:rPr>
              <w:fldChar w:fldCharType="begin"/>
            </w:r>
            <w:r w:rsidR="00360AC6">
              <w:rPr>
                <w:noProof/>
                <w:webHidden/>
              </w:rPr>
              <w:instrText xml:space="preserve"> PAGEREF _Toc40783254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50706F">
          <w:pPr>
            <w:pStyle w:val="30"/>
            <w:tabs>
              <w:tab w:val="right" w:leader="dot" w:pos="8296"/>
            </w:tabs>
            <w:rPr>
              <w:noProof/>
            </w:rPr>
          </w:pPr>
          <w:hyperlink w:anchor="_Toc40783255" w:history="1">
            <w:r w:rsidR="00360AC6" w:rsidRPr="00695ADF">
              <w:rPr>
                <w:rStyle w:val="ab"/>
                <w:noProof/>
              </w:rPr>
              <w:t xml:space="preserve">4.1.1 </w:t>
            </w:r>
            <w:r w:rsidR="00360AC6" w:rsidRPr="00695ADF">
              <w:rPr>
                <w:rStyle w:val="ab"/>
                <w:noProof/>
              </w:rPr>
              <w:t>软件总体设计思想</w:t>
            </w:r>
            <w:r w:rsidR="00360AC6">
              <w:rPr>
                <w:noProof/>
                <w:webHidden/>
              </w:rPr>
              <w:tab/>
            </w:r>
            <w:r w:rsidR="00360AC6">
              <w:rPr>
                <w:noProof/>
                <w:webHidden/>
              </w:rPr>
              <w:fldChar w:fldCharType="begin"/>
            </w:r>
            <w:r w:rsidR="00360AC6">
              <w:rPr>
                <w:noProof/>
                <w:webHidden/>
              </w:rPr>
              <w:instrText xml:space="preserve"> PAGEREF _Toc40783255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50706F">
          <w:pPr>
            <w:pStyle w:val="30"/>
            <w:tabs>
              <w:tab w:val="right" w:leader="dot" w:pos="8296"/>
            </w:tabs>
            <w:rPr>
              <w:noProof/>
            </w:rPr>
          </w:pPr>
          <w:hyperlink w:anchor="_Toc40783256" w:history="1">
            <w:r w:rsidR="00360AC6" w:rsidRPr="00695ADF">
              <w:rPr>
                <w:rStyle w:val="ab"/>
                <w:noProof/>
              </w:rPr>
              <w:t xml:space="preserve">4.1.2 </w:t>
            </w:r>
            <w:r w:rsidR="00360AC6" w:rsidRPr="00695ADF">
              <w:rPr>
                <w:rStyle w:val="ab"/>
                <w:noProof/>
              </w:rPr>
              <w:t>软件设计流程分析</w:t>
            </w:r>
            <w:r w:rsidR="00360AC6">
              <w:rPr>
                <w:noProof/>
                <w:webHidden/>
              </w:rPr>
              <w:tab/>
            </w:r>
            <w:r w:rsidR="00360AC6">
              <w:rPr>
                <w:noProof/>
                <w:webHidden/>
              </w:rPr>
              <w:fldChar w:fldCharType="begin"/>
            </w:r>
            <w:r w:rsidR="00360AC6">
              <w:rPr>
                <w:noProof/>
                <w:webHidden/>
              </w:rPr>
              <w:instrText xml:space="preserve"> PAGEREF _Toc40783256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50706F">
          <w:pPr>
            <w:pStyle w:val="20"/>
            <w:tabs>
              <w:tab w:val="right" w:leader="dot" w:pos="8296"/>
            </w:tabs>
            <w:rPr>
              <w:noProof/>
            </w:rPr>
          </w:pPr>
          <w:hyperlink w:anchor="_Toc40783257" w:history="1">
            <w:r w:rsidR="00360AC6" w:rsidRPr="00695ADF">
              <w:rPr>
                <w:rStyle w:val="ab"/>
                <w:noProof/>
              </w:rPr>
              <w:t>4.2 STM32</w:t>
            </w:r>
            <w:r w:rsidR="00360AC6" w:rsidRPr="00695ADF">
              <w:rPr>
                <w:rStyle w:val="ab"/>
                <w:noProof/>
              </w:rPr>
              <w:t>外设库与</w:t>
            </w:r>
            <w:r w:rsidR="00360AC6" w:rsidRPr="00695ADF">
              <w:rPr>
                <w:rStyle w:val="ab"/>
                <w:noProof/>
              </w:rPr>
              <w:t>Keil</w:t>
            </w:r>
            <w:r w:rsidR="00360AC6" w:rsidRPr="00695ADF">
              <w:rPr>
                <w:rStyle w:val="ab"/>
                <w:noProof/>
              </w:rPr>
              <w:t>工具介绍</w:t>
            </w:r>
            <w:r w:rsidR="00360AC6">
              <w:rPr>
                <w:noProof/>
                <w:webHidden/>
              </w:rPr>
              <w:tab/>
            </w:r>
            <w:r w:rsidR="00360AC6">
              <w:rPr>
                <w:noProof/>
                <w:webHidden/>
              </w:rPr>
              <w:fldChar w:fldCharType="begin"/>
            </w:r>
            <w:r w:rsidR="00360AC6">
              <w:rPr>
                <w:noProof/>
                <w:webHidden/>
              </w:rPr>
              <w:instrText xml:space="preserve"> PAGEREF _Toc40783257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50706F">
          <w:pPr>
            <w:pStyle w:val="30"/>
            <w:tabs>
              <w:tab w:val="right" w:leader="dot" w:pos="8296"/>
            </w:tabs>
            <w:rPr>
              <w:noProof/>
            </w:rPr>
          </w:pPr>
          <w:hyperlink w:anchor="_Toc40783258" w:history="1">
            <w:r w:rsidR="00360AC6" w:rsidRPr="00695ADF">
              <w:rPr>
                <w:rStyle w:val="ab"/>
                <w:noProof/>
              </w:rPr>
              <w:t>4.2.1 STM32</w:t>
            </w:r>
            <w:r w:rsidR="00360AC6" w:rsidRPr="00695ADF">
              <w:rPr>
                <w:rStyle w:val="ab"/>
                <w:noProof/>
              </w:rPr>
              <w:t>标准外设库介绍</w:t>
            </w:r>
            <w:r w:rsidR="00360AC6">
              <w:rPr>
                <w:noProof/>
                <w:webHidden/>
              </w:rPr>
              <w:tab/>
            </w:r>
            <w:r w:rsidR="00360AC6">
              <w:rPr>
                <w:noProof/>
                <w:webHidden/>
              </w:rPr>
              <w:fldChar w:fldCharType="begin"/>
            </w:r>
            <w:r w:rsidR="00360AC6">
              <w:rPr>
                <w:noProof/>
                <w:webHidden/>
              </w:rPr>
              <w:instrText xml:space="preserve"> PAGEREF _Toc40783258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50706F">
          <w:pPr>
            <w:pStyle w:val="30"/>
            <w:tabs>
              <w:tab w:val="right" w:leader="dot" w:pos="8296"/>
            </w:tabs>
            <w:rPr>
              <w:noProof/>
            </w:rPr>
          </w:pPr>
          <w:hyperlink w:anchor="_Toc40783259" w:history="1">
            <w:r w:rsidR="00360AC6" w:rsidRPr="00695ADF">
              <w:rPr>
                <w:rStyle w:val="ab"/>
                <w:noProof/>
              </w:rPr>
              <w:t>4.2.2 Keil uVision5</w:t>
            </w:r>
            <w:r w:rsidR="00360AC6" w:rsidRPr="00695ADF">
              <w:rPr>
                <w:rStyle w:val="ab"/>
                <w:noProof/>
              </w:rPr>
              <w:t>编译工具介绍</w:t>
            </w:r>
            <w:r w:rsidR="00360AC6">
              <w:rPr>
                <w:noProof/>
                <w:webHidden/>
              </w:rPr>
              <w:tab/>
            </w:r>
            <w:r w:rsidR="00360AC6">
              <w:rPr>
                <w:noProof/>
                <w:webHidden/>
              </w:rPr>
              <w:fldChar w:fldCharType="begin"/>
            </w:r>
            <w:r w:rsidR="00360AC6">
              <w:rPr>
                <w:noProof/>
                <w:webHidden/>
              </w:rPr>
              <w:instrText xml:space="preserve"> PAGEREF _Toc40783259 \h </w:instrText>
            </w:r>
            <w:r w:rsidR="00360AC6">
              <w:rPr>
                <w:noProof/>
                <w:webHidden/>
              </w:rPr>
            </w:r>
            <w:r w:rsidR="00360AC6">
              <w:rPr>
                <w:noProof/>
                <w:webHidden/>
              </w:rPr>
              <w:fldChar w:fldCharType="separate"/>
            </w:r>
            <w:r w:rsidR="00360AC6">
              <w:rPr>
                <w:noProof/>
                <w:webHidden/>
              </w:rPr>
              <w:t>31</w:t>
            </w:r>
            <w:r w:rsidR="00360AC6">
              <w:rPr>
                <w:noProof/>
                <w:webHidden/>
              </w:rPr>
              <w:fldChar w:fldCharType="end"/>
            </w:r>
          </w:hyperlink>
        </w:p>
        <w:p w:rsidR="00360AC6" w:rsidRDefault="0050706F">
          <w:pPr>
            <w:pStyle w:val="20"/>
            <w:tabs>
              <w:tab w:val="right" w:leader="dot" w:pos="8296"/>
            </w:tabs>
            <w:rPr>
              <w:noProof/>
            </w:rPr>
          </w:pPr>
          <w:hyperlink w:anchor="_Toc40783260" w:history="1">
            <w:r w:rsidR="00360AC6" w:rsidRPr="00695ADF">
              <w:rPr>
                <w:rStyle w:val="ab"/>
                <w:noProof/>
              </w:rPr>
              <w:t xml:space="preserve">4.3 </w:t>
            </w:r>
            <w:r w:rsidR="00360AC6" w:rsidRPr="00695ADF">
              <w:rPr>
                <w:rStyle w:val="ab"/>
                <w:noProof/>
              </w:rPr>
              <w:t>微控制电路、程序设计</w:t>
            </w:r>
            <w:r w:rsidR="00360AC6">
              <w:rPr>
                <w:noProof/>
                <w:webHidden/>
              </w:rPr>
              <w:tab/>
            </w:r>
            <w:r w:rsidR="00360AC6">
              <w:rPr>
                <w:noProof/>
                <w:webHidden/>
              </w:rPr>
              <w:fldChar w:fldCharType="begin"/>
            </w:r>
            <w:r w:rsidR="00360AC6">
              <w:rPr>
                <w:noProof/>
                <w:webHidden/>
              </w:rPr>
              <w:instrText xml:space="preserve"> PAGEREF _Toc40783260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rsidR="00360AC6" w:rsidRDefault="0050706F">
          <w:pPr>
            <w:pStyle w:val="20"/>
            <w:tabs>
              <w:tab w:val="right" w:leader="dot" w:pos="8296"/>
            </w:tabs>
            <w:rPr>
              <w:noProof/>
            </w:rPr>
          </w:pPr>
          <w:hyperlink w:anchor="_Toc40783261" w:history="1">
            <w:r w:rsidR="00360AC6" w:rsidRPr="00695ADF">
              <w:rPr>
                <w:rStyle w:val="ab"/>
                <w:noProof/>
              </w:rPr>
              <w:t xml:space="preserve">4.4 </w:t>
            </w:r>
            <w:r w:rsidR="00360AC6" w:rsidRPr="00695ADF">
              <w:rPr>
                <w:rStyle w:val="ab"/>
                <w:noProof/>
              </w:rPr>
              <w:t>语音识别模块程序设计</w:t>
            </w:r>
            <w:r w:rsidR="00360AC6">
              <w:rPr>
                <w:noProof/>
                <w:webHidden/>
              </w:rPr>
              <w:tab/>
            </w:r>
            <w:r w:rsidR="00360AC6">
              <w:rPr>
                <w:noProof/>
                <w:webHidden/>
              </w:rPr>
              <w:fldChar w:fldCharType="begin"/>
            </w:r>
            <w:r w:rsidR="00360AC6">
              <w:rPr>
                <w:noProof/>
                <w:webHidden/>
              </w:rPr>
              <w:instrText xml:space="preserve"> PAGEREF _Toc40783261 \h </w:instrText>
            </w:r>
            <w:r w:rsidR="00360AC6">
              <w:rPr>
                <w:noProof/>
                <w:webHidden/>
              </w:rPr>
            </w:r>
            <w:r w:rsidR="00360AC6">
              <w:rPr>
                <w:noProof/>
                <w:webHidden/>
              </w:rPr>
              <w:fldChar w:fldCharType="separate"/>
            </w:r>
            <w:r w:rsidR="00360AC6">
              <w:rPr>
                <w:noProof/>
                <w:webHidden/>
              </w:rPr>
              <w:t>32</w:t>
            </w:r>
            <w:r w:rsidR="00360AC6">
              <w:rPr>
                <w:noProof/>
                <w:webHidden/>
              </w:rPr>
              <w:fldChar w:fldCharType="end"/>
            </w:r>
          </w:hyperlink>
        </w:p>
        <w:p w:rsidR="00360AC6" w:rsidRDefault="0050706F">
          <w:pPr>
            <w:pStyle w:val="20"/>
            <w:tabs>
              <w:tab w:val="right" w:leader="dot" w:pos="8296"/>
            </w:tabs>
            <w:rPr>
              <w:noProof/>
            </w:rPr>
          </w:pPr>
          <w:hyperlink w:anchor="_Toc40783262" w:history="1">
            <w:r w:rsidR="00360AC6" w:rsidRPr="00695ADF">
              <w:rPr>
                <w:rStyle w:val="ab"/>
                <w:noProof/>
              </w:rPr>
              <w:t xml:space="preserve">4.5 </w:t>
            </w:r>
            <w:r w:rsidR="00360AC6" w:rsidRPr="00695ADF">
              <w:rPr>
                <w:rStyle w:val="ab"/>
                <w:noProof/>
              </w:rPr>
              <w:t>无线通信模块程序设计</w:t>
            </w:r>
            <w:r w:rsidR="00360AC6">
              <w:rPr>
                <w:noProof/>
                <w:webHidden/>
              </w:rPr>
              <w:tab/>
            </w:r>
            <w:r w:rsidR="00360AC6">
              <w:rPr>
                <w:noProof/>
                <w:webHidden/>
              </w:rPr>
              <w:fldChar w:fldCharType="begin"/>
            </w:r>
            <w:r w:rsidR="00360AC6">
              <w:rPr>
                <w:noProof/>
                <w:webHidden/>
              </w:rPr>
              <w:instrText xml:space="preserve"> PAGEREF _Toc40783262 \h </w:instrText>
            </w:r>
            <w:r w:rsidR="00360AC6">
              <w:rPr>
                <w:noProof/>
                <w:webHidden/>
              </w:rPr>
            </w:r>
            <w:r w:rsidR="00360AC6">
              <w:rPr>
                <w:noProof/>
                <w:webHidden/>
              </w:rPr>
              <w:fldChar w:fldCharType="separate"/>
            </w:r>
            <w:r w:rsidR="00360AC6">
              <w:rPr>
                <w:noProof/>
                <w:webHidden/>
              </w:rPr>
              <w:t>34</w:t>
            </w:r>
            <w:r w:rsidR="00360AC6">
              <w:rPr>
                <w:noProof/>
                <w:webHidden/>
              </w:rPr>
              <w:fldChar w:fldCharType="end"/>
            </w:r>
          </w:hyperlink>
        </w:p>
        <w:p w:rsidR="00360AC6" w:rsidRDefault="0050706F">
          <w:pPr>
            <w:pStyle w:val="20"/>
            <w:tabs>
              <w:tab w:val="right" w:leader="dot" w:pos="8296"/>
            </w:tabs>
            <w:rPr>
              <w:noProof/>
            </w:rPr>
          </w:pPr>
          <w:hyperlink w:anchor="_Toc40783263" w:history="1">
            <w:r w:rsidR="00360AC6" w:rsidRPr="00695ADF">
              <w:rPr>
                <w:rStyle w:val="ab"/>
                <w:noProof/>
              </w:rPr>
              <w:t xml:space="preserve">4.6 </w:t>
            </w:r>
            <w:r w:rsidR="00360AC6" w:rsidRPr="00695ADF">
              <w:rPr>
                <w:rStyle w:val="ab"/>
                <w:noProof/>
              </w:rPr>
              <w:t>语音输出模块程序设计</w:t>
            </w:r>
            <w:r w:rsidR="00360AC6">
              <w:rPr>
                <w:noProof/>
                <w:webHidden/>
              </w:rPr>
              <w:tab/>
            </w:r>
            <w:r w:rsidR="00360AC6">
              <w:rPr>
                <w:noProof/>
                <w:webHidden/>
              </w:rPr>
              <w:fldChar w:fldCharType="begin"/>
            </w:r>
            <w:r w:rsidR="00360AC6">
              <w:rPr>
                <w:noProof/>
                <w:webHidden/>
              </w:rPr>
              <w:instrText xml:space="preserve"> PAGEREF _Toc40783263 \h </w:instrText>
            </w:r>
            <w:r w:rsidR="00360AC6">
              <w:rPr>
                <w:noProof/>
                <w:webHidden/>
              </w:rPr>
            </w:r>
            <w:r w:rsidR="00360AC6">
              <w:rPr>
                <w:noProof/>
                <w:webHidden/>
              </w:rPr>
              <w:fldChar w:fldCharType="separate"/>
            </w:r>
            <w:r w:rsidR="00360AC6">
              <w:rPr>
                <w:noProof/>
                <w:webHidden/>
              </w:rPr>
              <w:t>35</w:t>
            </w:r>
            <w:r w:rsidR="00360AC6">
              <w:rPr>
                <w:noProof/>
                <w:webHidden/>
              </w:rPr>
              <w:fldChar w:fldCharType="end"/>
            </w:r>
          </w:hyperlink>
        </w:p>
        <w:p w:rsidR="00360AC6" w:rsidRDefault="0050706F">
          <w:pPr>
            <w:pStyle w:val="10"/>
            <w:tabs>
              <w:tab w:val="right" w:leader="dot" w:pos="8296"/>
            </w:tabs>
            <w:rPr>
              <w:noProof/>
            </w:rPr>
          </w:pPr>
          <w:hyperlink w:anchor="_Toc40783264" w:history="1">
            <w:r w:rsidR="00360AC6" w:rsidRPr="00695ADF">
              <w:rPr>
                <w:rStyle w:val="ab"/>
                <w:noProof/>
              </w:rPr>
              <w:t xml:space="preserve">5. </w:t>
            </w:r>
            <w:r w:rsidR="00360AC6" w:rsidRPr="00695ADF">
              <w:rPr>
                <w:rStyle w:val="ab"/>
                <w:noProof/>
              </w:rPr>
              <w:t>系统测试与实现</w:t>
            </w:r>
            <w:r w:rsidR="00360AC6">
              <w:rPr>
                <w:noProof/>
                <w:webHidden/>
              </w:rPr>
              <w:tab/>
            </w:r>
            <w:r w:rsidR="00360AC6">
              <w:rPr>
                <w:noProof/>
                <w:webHidden/>
              </w:rPr>
              <w:fldChar w:fldCharType="begin"/>
            </w:r>
            <w:r w:rsidR="00360AC6">
              <w:rPr>
                <w:noProof/>
                <w:webHidden/>
              </w:rPr>
              <w:instrText xml:space="preserve"> PAGEREF _Toc40783264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50706F">
          <w:pPr>
            <w:pStyle w:val="20"/>
            <w:tabs>
              <w:tab w:val="right" w:leader="dot" w:pos="8296"/>
            </w:tabs>
            <w:rPr>
              <w:noProof/>
            </w:rPr>
          </w:pPr>
          <w:hyperlink w:anchor="_Toc40783265" w:history="1">
            <w:r w:rsidR="00360AC6" w:rsidRPr="00695ADF">
              <w:rPr>
                <w:rStyle w:val="ab"/>
                <w:noProof/>
              </w:rPr>
              <w:t xml:space="preserve">5.1 </w:t>
            </w:r>
            <w:r w:rsidR="00360AC6" w:rsidRPr="00695ADF">
              <w:rPr>
                <w:rStyle w:val="ab"/>
                <w:noProof/>
              </w:rPr>
              <w:t>系统测试方案</w:t>
            </w:r>
            <w:r w:rsidR="00360AC6">
              <w:rPr>
                <w:noProof/>
                <w:webHidden/>
              </w:rPr>
              <w:tab/>
            </w:r>
            <w:r w:rsidR="00360AC6">
              <w:rPr>
                <w:noProof/>
                <w:webHidden/>
              </w:rPr>
              <w:fldChar w:fldCharType="begin"/>
            </w:r>
            <w:r w:rsidR="00360AC6">
              <w:rPr>
                <w:noProof/>
                <w:webHidden/>
              </w:rPr>
              <w:instrText xml:space="preserve"> PAGEREF _Toc40783265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50706F">
          <w:pPr>
            <w:pStyle w:val="20"/>
            <w:tabs>
              <w:tab w:val="right" w:leader="dot" w:pos="8296"/>
            </w:tabs>
            <w:rPr>
              <w:noProof/>
            </w:rPr>
          </w:pPr>
          <w:hyperlink w:anchor="_Toc40783266" w:history="1">
            <w:r w:rsidR="00360AC6" w:rsidRPr="00695ADF">
              <w:rPr>
                <w:rStyle w:val="ab"/>
                <w:noProof/>
              </w:rPr>
              <w:t xml:space="preserve">5.2 </w:t>
            </w:r>
            <w:r w:rsidR="00360AC6" w:rsidRPr="00695ADF">
              <w:rPr>
                <w:rStyle w:val="ab"/>
                <w:noProof/>
              </w:rPr>
              <w:t>微控制电路程序测试</w:t>
            </w:r>
            <w:r w:rsidR="00360AC6">
              <w:rPr>
                <w:noProof/>
                <w:webHidden/>
              </w:rPr>
              <w:tab/>
            </w:r>
            <w:r w:rsidR="00360AC6">
              <w:rPr>
                <w:noProof/>
                <w:webHidden/>
              </w:rPr>
              <w:fldChar w:fldCharType="begin"/>
            </w:r>
            <w:r w:rsidR="00360AC6">
              <w:rPr>
                <w:noProof/>
                <w:webHidden/>
              </w:rPr>
              <w:instrText xml:space="preserve"> PAGEREF _Toc40783266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50706F">
          <w:pPr>
            <w:pStyle w:val="20"/>
            <w:tabs>
              <w:tab w:val="right" w:leader="dot" w:pos="8296"/>
            </w:tabs>
            <w:rPr>
              <w:noProof/>
            </w:rPr>
          </w:pPr>
          <w:hyperlink w:anchor="_Toc40783267" w:history="1">
            <w:r w:rsidR="00360AC6" w:rsidRPr="00695ADF">
              <w:rPr>
                <w:rStyle w:val="ab"/>
                <w:noProof/>
              </w:rPr>
              <w:t xml:space="preserve">5.3 </w:t>
            </w:r>
            <w:r w:rsidR="00360AC6" w:rsidRPr="00695ADF">
              <w:rPr>
                <w:rStyle w:val="ab"/>
                <w:noProof/>
              </w:rPr>
              <w:t>语音识别模块测试</w:t>
            </w:r>
            <w:r w:rsidR="00360AC6">
              <w:rPr>
                <w:noProof/>
                <w:webHidden/>
              </w:rPr>
              <w:tab/>
            </w:r>
            <w:r w:rsidR="00360AC6">
              <w:rPr>
                <w:noProof/>
                <w:webHidden/>
              </w:rPr>
              <w:fldChar w:fldCharType="begin"/>
            </w:r>
            <w:r w:rsidR="00360AC6">
              <w:rPr>
                <w:noProof/>
                <w:webHidden/>
              </w:rPr>
              <w:instrText xml:space="preserve"> PAGEREF _Toc40783267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50706F">
          <w:pPr>
            <w:pStyle w:val="30"/>
            <w:tabs>
              <w:tab w:val="right" w:leader="dot" w:pos="8296"/>
            </w:tabs>
            <w:rPr>
              <w:noProof/>
            </w:rPr>
          </w:pPr>
          <w:hyperlink w:anchor="_Toc40783268" w:history="1">
            <w:r w:rsidR="00360AC6" w:rsidRPr="00695ADF">
              <w:rPr>
                <w:rStyle w:val="ab"/>
                <w:noProof/>
              </w:rPr>
              <w:t xml:space="preserve">5.3.1 </w:t>
            </w:r>
            <w:r w:rsidR="00360AC6" w:rsidRPr="00695ADF">
              <w:rPr>
                <w:rStyle w:val="ab"/>
                <w:noProof/>
              </w:rPr>
              <w:t>识别指令的测试实验</w:t>
            </w:r>
            <w:r w:rsidR="00360AC6">
              <w:rPr>
                <w:noProof/>
                <w:webHidden/>
              </w:rPr>
              <w:tab/>
            </w:r>
            <w:r w:rsidR="00360AC6">
              <w:rPr>
                <w:noProof/>
                <w:webHidden/>
              </w:rPr>
              <w:fldChar w:fldCharType="begin"/>
            </w:r>
            <w:r w:rsidR="00360AC6">
              <w:rPr>
                <w:noProof/>
                <w:webHidden/>
              </w:rPr>
              <w:instrText xml:space="preserve"> PAGEREF _Toc40783268 \h </w:instrText>
            </w:r>
            <w:r w:rsidR="00360AC6">
              <w:rPr>
                <w:noProof/>
                <w:webHidden/>
              </w:rPr>
            </w:r>
            <w:r w:rsidR="00360AC6">
              <w:rPr>
                <w:noProof/>
                <w:webHidden/>
              </w:rPr>
              <w:fldChar w:fldCharType="separate"/>
            </w:r>
            <w:r w:rsidR="00360AC6">
              <w:rPr>
                <w:noProof/>
                <w:webHidden/>
              </w:rPr>
              <w:t>36</w:t>
            </w:r>
            <w:r w:rsidR="00360AC6">
              <w:rPr>
                <w:noProof/>
                <w:webHidden/>
              </w:rPr>
              <w:fldChar w:fldCharType="end"/>
            </w:r>
          </w:hyperlink>
        </w:p>
        <w:p w:rsidR="00360AC6" w:rsidRDefault="0050706F">
          <w:pPr>
            <w:pStyle w:val="30"/>
            <w:tabs>
              <w:tab w:val="right" w:leader="dot" w:pos="8296"/>
            </w:tabs>
            <w:rPr>
              <w:noProof/>
            </w:rPr>
          </w:pPr>
          <w:hyperlink w:anchor="_Toc40783269" w:history="1">
            <w:r w:rsidR="00360AC6" w:rsidRPr="00695ADF">
              <w:rPr>
                <w:rStyle w:val="ab"/>
                <w:noProof/>
              </w:rPr>
              <w:t xml:space="preserve">5.3.2 </w:t>
            </w:r>
            <w:r w:rsidR="00360AC6" w:rsidRPr="00695ADF">
              <w:rPr>
                <w:rStyle w:val="ab"/>
                <w:noProof/>
              </w:rPr>
              <w:t>识别时间的对比测试</w:t>
            </w:r>
            <w:r w:rsidR="00360AC6">
              <w:rPr>
                <w:noProof/>
                <w:webHidden/>
              </w:rPr>
              <w:tab/>
            </w:r>
            <w:r w:rsidR="00360AC6">
              <w:rPr>
                <w:noProof/>
                <w:webHidden/>
              </w:rPr>
              <w:fldChar w:fldCharType="begin"/>
            </w:r>
            <w:r w:rsidR="00360AC6">
              <w:rPr>
                <w:noProof/>
                <w:webHidden/>
              </w:rPr>
              <w:instrText xml:space="preserve"> PAGEREF _Toc40783269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rsidR="00360AC6" w:rsidRDefault="0050706F">
          <w:pPr>
            <w:pStyle w:val="30"/>
            <w:tabs>
              <w:tab w:val="right" w:leader="dot" w:pos="8296"/>
            </w:tabs>
            <w:rPr>
              <w:noProof/>
            </w:rPr>
          </w:pPr>
          <w:hyperlink w:anchor="_Toc40783270" w:history="1">
            <w:r w:rsidR="00360AC6" w:rsidRPr="00695ADF">
              <w:rPr>
                <w:rStyle w:val="ab"/>
                <w:noProof/>
              </w:rPr>
              <w:t xml:space="preserve">5.3.3 </w:t>
            </w:r>
            <w:r w:rsidR="00360AC6" w:rsidRPr="00695ADF">
              <w:rPr>
                <w:rStyle w:val="ab"/>
                <w:noProof/>
              </w:rPr>
              <w:t>系统抗噪实验</w:t>
            </w:r>
            <w:r w:rsidR="00360AC6">
              <w:rPr>
                <w:noProof/>
                <w:webHidden/>
              </w:rPr>
              <w:tab/>
            </w:r>
            <w:r w:rsidR="00360AC6">
              <w:rPr>
                <w:noProof/>
                <w:webHidden/>
              </w:rPr>
              <w:fldChar w:fldCharType="begin"/>
            </w:r>
            <w:r w:rsidR="00360AC6">
              <w:rPr>
                <w:noProof/>
                <w:webHidden/>
              </w:rPr>
              <w:instrText xml:space="preserve"> PAGEREF _Toc40783270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rsidR="00360AC6" w:rsidRDefault="0050706F">
          <w:pPr>
            <w:pStyle w:val="20"/>
            <w:tabs>
              <w:tab w:val="right" w:leader="dot" w:pos="8296"/>
            </w:tabs>
            <w:rPr>
              <w:noProof/>
            </w:rPr>
          </w:pPr>
          <w:hyperlink w:anchor="_Toc40783271" w:history="1">
            <w:r w:rsidR="00360AC6" w:rsidRPr="00695ADF">
              <w:rPr>
                <w:rStyle w:val="ab"/>
                <w:noProof/>
              </w:rPr>
              <w:t xml:space="preserve">5.4 </w:t>
            </w:r>
            <w:r w:rsidR="00360AC6" w:rsidRPr="00695ADF">
              <w:rPr>
                <w:rStyle w:val="ab"/>
                <w:noProof/>
              </w:rPr>
              <w:t>蓝牙无线通信模块测试</w:t>
            </w:r>
            <w:r w:rsidR="00360AC6">
              <w:rPr>
                <w:noProof/>
                <w:webHidden/>
              </w:rPr>
              <w:tab/>
            </w:r>
            <w:r w:rsidR="00360AC6">
              <w:rPr>
                <w:noProof/>
                <w:webHidden/>
              </w:rPr>
              <w:fldChar w:fldCharType="begin"/>
            </w:r>
            <w:r w:rsidR="00360AC6">
              <w:rPr>
                <w:noProof/>
                <w:webHidden/>
              </w:rPr>
              <w:instrText xml:space="preserve"> PAGEREF _Toc40783271 \h </w:instrText>
            </w:r>
            <w:r w:rsidR="00360AC6">
              <w:rPr>
                <w:noProof/>
                <w:webHidden/>
              </w:rPr>
            </w:r>
            <w:r w:rsidR="00360AC6">
              <w:rPr>
                <w:noProof/>
                <w:webHidden/>
              </w:rPr>
              <w:fldChar w:fldCharType="separate"/>
            </w:r>
            <w:r w:rsidR="00360AC6">
              <w:rPr>
                <w:noProof/>
                <w:webHidden/>
              </w:rPr>
              <w:t>37</w:t>
            </w:r>
            <w:r w:rsidR="00360AC6">
              <w:rPr>
                <w:noProof/>
                <w:webHidden/>
              </w:rPr>
              <w:fldChar w:fldCharType="end"/>
            </w:r>
          </w:hyperlink>
        </w:p>
        <w:p w:rsidR="00360AC6" w:rsidRDefault="0050706F">
          <w:pPr>
            <w:pStyle w:val="20"/>
            <w:tabs>
              <w:tab w:val="right" w:leader="dot" w:pos="8296"/>
            </w:tabs>
            <w:rPr>
              <w:noProof/>
            </w:rPr>
          </w:pPr>
          <w:hyperlink w:anchor="_Toc40783272" w:history="1">
            <w:r w:rsidR="00360AC6" w:rsidRPr="00695ADF">
              <w:rPr>
                <w:rStyle w:val="ab"/>
                <w:noProof/>
              </w:rPr>
              <w:t xml:space="preserve">5.5 </w:t>
            </w:r>
            <w:r w:rsidR="00360AC6" w:rsidRPr="00695ADF">
              <w:rPr>
                <w:rStyle w:val="ab"/>
                <w:noProof/>
              </w:rPr>
              <w:t>语音输出模块测试</w:t>
            </w:r>
            <w:r w:rsidR="00360AC6">
              <w:rPr>
                <w:noProof/>
                <w:webHidden/>
              </w:rPr>
              <w:tab/>
            </w:r>
            <w:r w:rsidR="00360AC6">
              <w:rPr>
                <w:noProof/>
                <w:webHidden/>
              </w:rPr>
              <w:fldChar w:fldCharType="begin"/>
            </w:r>
            <w:r w:rsidR="00360AC6">
              <w:rPr>
                <w:noProof/>
                <w:webHidden/>
              </w:rPr>
              <w:instrText xml:space="preserve"> PAGEREF _Toc40783272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rsidR="00360AC6" w:rsidRDefault="0050706F">
          <w:pPr>
            <w:pStyle w:val="20"/>
            <w:tabs>
              <w:tab w:val="right" w:leader="dot" w:pos="8296"/>
            </w:tabs>
            <w:rPr>
              <w:noProof/>
            </w:rPr>
          </w:pPr>
          <w:hyperlink w:anchor="_Toc40783273" w:history="1">
            <w:r w:rsidR="00360AC6" w:rsidRPr="00695ADF">
              <w:rPr>
                <w:rStyle w:val="ab"/>
                <w:noProof/>
              </w:rPr>
              <w:t xml:space="preserve">5.6 </w:t>
            </w:r>
            <w:r w:rsidR="00360AC6" w:rsidRPr="00695ADF">
              <w:rPr>
                <w:rStyle w:val="ab"/>
                <w:noProof/>
              </w:rPr>
              <w:t>本章小结</w:t>
            </w:r>
            <w:r w:rsidR="00360AC6">
              <w:rPr>
                <w:noProof/>
                <w:webHidden/>
              </w:rPr>
              <w:tab/>
            </w:r>
            <w:r w:rsidR="00360AC6">
              <w:rPr>
                <w:noProof/>
                <w:webHidden/>
              </w:rPr>
              <w:fldChar w:fldCharType="begin"/>
            </w:r>
            <w:r w:rsidR="00360AC6">
              <w:rPr>
                <w:noProof/>
                <w:webHidden/>
              </w:rPr>
              <w:instrText xml:space="preserve"> PAGEREF _Toc40783273 \h </w:instrText>
            </w:r>
            <w:r w:rsidR="00360AC6">
              <w:rPr>
                <w:noProof/>
                <w:webHidden/>
              </w:rPr>
            </w:r>
            <w:r w:rsidR="00360AC6">
              <w:rPr>
                <w:noProof/>
                <w:webHidden/>
              </w:rPr>
              <w:fldChar w:fldCharType="separate"/>
            </w:r>
            <w:r w:rsidR="00360AC6">
              <w:rPr>
                <w:noProof/>
                <w:webHidden/>
              </w:rPr>
              <w:t>38</w:t>
            </w:r>
            <w:r w:rsidR="00360AC6">
              <w:rPr>
                <w:noProof/>
                <w:webHidden/>
              </w:rPr>
              <w:fldChar w:fldCharType="end"/>
            </w:r>
          </w:hyperlink>
        </w:p>
        <w:p w:rsidR="00360AC6" w:rsidRDefault="0050706F">
          <w:pPr>
            <w:pStyle w:val="10"/>
            <w:tabs>
              <w:tab w:val="right" w:leader="dot" w:pos="8296"/>
            </w:tabs>
            <w:rPr>
              <w:noProof/>
            </w:rPr>
          </w:pPr>
          <w:hyperlink w:anchor="_Toc40783274" w:history="1">
            <w:r w:rsidR="00360AC6" w:rsidRPr="00695ADF">
              <w:rPr>
                <w:rStyle w:val="ab"/>
                <w:noProof/>
              </w:rPr>
              <w:t xml:space="preserve">6. </w:t>
            </w:r>
            <w:r w:rsidR="00360AC6" w:rsidRPr="00695ADF">
              <w:rPr>
                <w:rStyle w:val="ab"/>
                <w:noProof/>
              </w:rPr>
              <w:t>总结与展望</w:t>
            </w:r>
            <w:r w:rsidR="00360AC6">
              <w:rPr>
                <w:noProof/>
                <w:webHidden/>
              </w:rPr>
              <w:tab/>
            </w:r>
            <w:r w:rsidR="00360AC6">
              <w:rPr>
                <w:noProof/>
                <w:webHidden/>
              </w:rPr>
              <w:fldChar w:fldCharType="begin"/>
            </w:r>
            <w:r w:rsidR="00360AC6">
              <w:rPr>
                <w:noProof/>
                <w:webHidden/>
              </w:rPr>
              <w:instrText xml:space="preserve"> PAGEREF _Toc40783274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rsidR="00360AC6" w:rsidRDefault="0050706F">
          <w:pPr>
            <w:pStyle w:val="20"/>
            <w:tabs>
              <w:tab w:val="right" w:leader="dot" w:pos="8296"/>
            </w:tabs>
            <w:rPr>
              <w:noProof/>
            </w:rPr>
          </w:pPr>
          <w:hyperlink w:anchor="_Toc40783275" w:history="1">
            <w:r w:rsidR="00360AC6" w:rsidRPr="00695ADF">
              <w:rPr>
                <w:rStyle w:val="ab"/>
                <w:noProof/>
              </w:rPr>
              <w:t xml:space="preserve">6.1 </w:t>
            </w:r>
            <w:r w:rsidR="00360AC6" w:rsidRPr="00695ADF">
              <w:rPr>
                <w:rStyle w:val="ab"/>
                <w:noProof/>
              </w:rPr>
              <w:t>总结</w:t>
            </w:r>
            <w:r w:rsidR="00360AC6">
              <w:rPr>
                <w:noProof/>
                <w:webHidden/>
              </w:rPr>
              <w:tab/>
            </w:r>
            <w:r w:rsidR="00360AC6">
              <w:rPr>
                <w:noProof/>
                <w:webHidden/>
              </w:rPr>
              <w:fldChar w:fldCharType="begin"/>
            </w:r>
            <w:r w:rsidR="00360AC6">
              <w:rPr>
                <w:noProof/>
                <w:webHidden/>
              </w:rPr>
              <w:instrText xml:space="preserve"> PAGEREF _Toc40783275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rsidR="00360AC6" w:rsidRDefault="0050706F">
          <w:pPr>
            <w:pStyle w:val="20"/>
            <w:tabs>
              <w:tab w:val="right" w:leader="dot" w:pos="8296"/>
            </w:tabs>
            <w:rPr>
              <w:noProof/>
            </w:rPr>
          </w:pPr>
          <w:hyperlink w:anchor="_Toc40783276" w:history="1">
            <w:r w:rsidR="00360AC6" w:rsidRPr="00695ADF">
              <w:rPr>
                <w:rStyle w:val="ab"/>
                <w:noProof/>
              </w:rPr>
              <w:t xml:space="preserve">6.2 </w:t>
            </w:r>
            <w:r w:rsidR="00360AC6" w:rsidRPr="00695ADF">
              <w:rPr>
                <w:rStyle w:val="ab"/>
                <w:noProof/>
              </w:rPr>
              <w:t>展望</w:t>
            </w:r>
            <w:r w:rsidR="00360AC6">
              <w:rPr>
                <w:noProof/>
                <w:webHidden/>
              </w:rPr>
              <w:tab/>
            </w:r>
            <w:r w:rsidR="00360AC6">
              <w:rPr>
                <w:noProof/>
                <w:webHidden/>
              </w:rPr>
              <w:fldChar w:fldCharType="begin"/>
            </w:r>
            <w:r w:rsidR="00360AC6">
              <w:rPr>
                <w:noProof/>
                <w:webHidden/>
              </w:rPr>
              <w:instrText xml:space="preserve"> PAGEREF _Toc40783276 \h </w:instrText>
            </w:r>
            <w:r w:rsidR="00360AC6">
              <w:rPr>
                <w:noProof/>
                <w:webHidden/>
              </w:rPr>
            </w:r>
            <w:r w:rsidR="00360AC6">
              <w:rPr>
                <w:noProof/>
                <w:webHidden/>
              </w:rPr>
              <w:fldChar w:fldCharType="separate"/>
            </w:r>
            <w:r w:rsidR="00360AC6">
              <w:rPr>
                <w:noProof/>
                <w:webHidden/>
              </w:rPr>
              <w:t>39</w:t>
            </w:r>
            <w:r w:rsidR="00360AC6">
              <w:rPr>
                <w:noProof/>
                <w:webHidden/>
              </w:rPr>
              <w:fldChar w:fldCharType="end"/>
            </w:r>
          </w:hyperlink>
        </w:p>
        <w:p w:rsidR="00360AC6" w:rsidRDefault="0050706F">
          <w:pPr>
            <w:pStyle w:val="10"/>
            <w:tabs>
              <w:tab w:val="right" w:leader="dot" w:pos="8296"/>
            </w:tabs>
            <w:rPr>
              <w:noProof/>
            </w:rPr>
          </w:pPr>
          <w:hyperlink w:anchor="_Toc40783277" w:history="1">
            <w:r w:rsidR="00360AC6" w:rsidRPr="00695ADF">
              <w:rPr>
                <w:rStyle w:val="ab"/>
                <w:noProof/>
              </w:rPr>
              <w:t>参考文献</w:t>
            </w:r>
            <w:r w:rsidR="00360AC6">
              <w:rPr>
                <w:noProof/>
                <w:webHidden/>
              </w:rPr>
              <w:tab/>
            </w:r>
            <w:r w:rsidR="00360AC6">
              <w:rPr>
                <w:noProof/>
                <w:webHidden/>
              </w:rPr>
              <w:fldChar w:fldCharType="begin"/>
            </w:r>
            <w:r w:rsidR="00360AC6">
              <w:rPr>
                <w:noProof/>
                <w:webHidden/>
              </w:rPr>
              <w:instrText xml:space="preserve"> PAGEREF _Toc40783277 \h </w:instrText>
            </w:r>
            <w:r w:rsidR="00360AC6">
              <w:rPr>
                <w:noProof/>
                <w:webHidden/>
              </w:rPr>
            </w:r>
            <w:r w:rsidR="00360AC6">
              <w:rPr>
                <w:noProof/>
                <w:webHidden/>
              </w:rPr>
              <w:fldChar w:fldCharType="separate"/>
            </w:r>
            <w:r w:rsidR="00360AC6">
              <w:rPr>
                <w:noProof/>
                <w:webHidden/>
              </w:rPr>
              <w:t>41</w:t>
            </w:r>
            <w:r w:rsidR="00360AC6">
              <w:rPr>
                <w:noProof/>
                <w:webHidden/>
              </w:rPr>
              <w:fldChar w:fldCharType="end"/>
            </w:r>
          </w:hyperlink>
        </w:p>
        <w:p w:rsidR="00360AC6" w:rsidRDefault="0050706F">
          <w:pPr>
            <w:pStyle w:val="10"/>
            <w:tabs>
              <w:tab w:val="right" w:leader="dot" w:pos="8296"/>
            </w:tabs>
            <w:rPr>
              <w:noProof/>
            </w:rPr>
          </w:pPr>
          <w:hyperlink w:anchor="_Toc40783278" w:history="1">
            <w:r w:rsidR="00360AC6" w:rsidRPr="00695ADF">
              <w:rPr>
                <w:rStyle w:val="ab"/>
                <w:noProof/>
              </w:rPr>
              <w:t>附录</w:t>
            </w:r>
            <w:r w:rsidR="00360AC6">
              <w:rPr>
                <w:noProof/>
                <w:webHidden/>
              </w:rPr>
              <w:tab/>
            </w:r>
            <w:r w:rsidR="00360AC6">
              <w:rPr>
                <w:noProof/>
                <w:webHidden/>
              </w:rPr>
              <w:fldChar w:fldCharType="begin"/>
            </w:r>
            <w:r w:rsidR="00360AC6">
              <w:rPr>
                <w:noProof/>
                <w:webHidden/>
              </w:rPr>
              <w:instrText xml:space="preserve"> PAGEREF _Toc40783278 \h </w:instrText>
            </w:r>
            <w:r w:rsidR="00360AC6">
              <w:rPr>
                <w:noProof/>
                <w:webHidden/>
              </w:rPr>
            </w:r>
            <w:r w:rsidR="00360AC6">
              <w:rPr>
                <w:noProof/>
                <w:webHidden/>
              </w:rPr>
              <w:fldChar w:fldCharType="separate"/>
            </w:r>
            <w:r w:rsidR="00360AC6">
              <w:rPr>
                <w:noProof/>
                <w:webHidden/>
              </w:rPr>
              <w:t>42</w:t>
            </w:r>
            <w:r w:rsidR="00360AC6">
              <w:rPr>
                <w:noProof/>
                <w:webHidden/>
              </w:rPr>
              <w:fldChar w:fldCharType="end"/>
            </w:r>
          </w:hyperlink>
        </w:p>
        <w:p w:rsidR="00360AC6" w:rsidRDefault="00360AC6">
          <w:r>
            <w:rPr>
              <w:b/>
              <w:bCs/>
              <w:lang w:val="zh-CN"/>
            </w:rPr>
            <w:fldChar w:fldCharType="end"/>
          </w:r>
        </w:p>
      </w:sdtContent>
    </w:sdt>
    <w:p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9"/>
          <w:headerReference w:type="default" r:id="rId20"/>
          <w:pgSz w:w="11906" w:h="16838"/>
          <w:pgMar w:top="1440" w:right="1800" w:bottom="1440" w:left="1800" w:header="851" w:footer="992" w:gutter="0"/>
          <w:pgNumType w:fmt="upperRoman"/>
          <w:cols w:space="425"/>
          <w:docGrid w:type="lines" w:linePitch="312"/>
        </w:sectPr>
      </w:pPr>
    </w:p>
    <w:p w:rsidR="00986B15" w:rsidRPr="00D13DFB" w:rsidRDefault="00986B15" w:rsidP="00136F0E">
      <w:pPr>
        <w:pStyle w:val="1"/>
      </w:pPr>
      <w:bookmarkStart w:id="6" w:name="_Toc40520466"/>
      <w:bookmarkStart w:id="7" w:name="_Toc40783213"/>
      <w:bookmarkStart w:id="8" w:name="_Toc516567532"/>
      <w:bookmarkStart w:id="9" w:name="_Toc516824096"/>
      <w:r w:rsidRPr="00D13DFB">
        <w:rPr>
          <w:rFonts w:hint="eastAsia"/>
        </w:rPr>
        <w:lastRenderedPageBreak/>
        <w:t>绪论</w:t>
      </w:r>
      <w:bookmarkEnd w:id="6"/>
      <w:bookmarkEnd w:id="7"/>
    </w:p>
    <w:p w:rsidR="00986B15" w:rsidRDefault="00986B15" w:rsidP="00136F0E">
      <w:pPr>
        <w:pStyle w:val="2"/>
      </w:pPr>
      <w:bookmarkStart w:id="10" w:name="_Toc40520467"/>
      <w:bookmarkStart w:id="11" w:name="_Toc40783214"/>
      <w:r>
        <w:rPr>
          <w:rFonts w:hint="eastAsia"/>
        </w:rPr>
        <w:t>课题</w:t>
      </w:r>
      <w:r w:rsidRPr="00136F0E">
        <w:rPr>
          <w:rFonts w:hint="eastAsia"/>
        </w:rPr>
        <w:t>的背景及</w:t>
      </w:r>
      <w:r>
        <w:rPr>
          <w:rFonts w:hint="eastAsia"/>
        </w:rPr>
        <w:t>意义</w:t>
      </w:r>
      <w:bookmarkEnd w:id="10"/>
      <w:bookmarkEnd w:id="11"/>
    </w:p>
    <w:p w:rsidR="00986B15" w:rsidRDefault="00986B15" w:rsidP="00986B15">
      <w:pPr>
        <w:pStyle w:val="ae"/>
      </w:pPr>
      <w:r>
        <w:rPr>
          <w:rFonts w:hint="eastAsia"/>
        </w:rPr>
        <w:t>近年来，随着经济的飞速发展，城市生活垃圾总量也呈逐年增长的趋势，人们大量地消耗资源，大规模生产，大量地消费并产生更多废弃物，使得当今社会对于资源的可持续发展越来越重视。垃圾处理是社会的责任，不仅能使我们的生活环境更美好，也促进了资源的再生利用，从而造福于子孙后代。偌大中国，垃圾处理是否妥当有效，直接影响到全世界的环境。</w:t>
      </w:r>
    </w:p>
    <w:p w:rsidR="00986B15" w:rsidRDefault="00986B15" w:rsidP="00986B15">
      <w:pPr>
        <w:pStyle w:val="ae"/>
      </w:pPr>
      <w:r>
        <w:rPr>
          <w:rFonts w:hint="eastAsia"/>
        </w:rPr>
        <w:t>当今社会对于资源的可持续发展和再利用已经相当的重视。人们大量地消耗资源，大规模生产，大量地消费，又大量地产生着废弃物。随着经济的发展，城市生活垃圾总量也呈逐年增长的态势，如何使这些垃圾变废为宝，从而实现垃圾的资源化，垃圾分类回收是最好出路</w:t>
      </w:r>
      <w:r w:rsidR="003E4DB1" w:rsidRPr="003E4DB1">
        <w:rPr>
          <w:rFonts w:cs="Arial" w:hint="eastAsia"/>
          <w:color w:val="333333"/>
          <w:kern w:val="0"/>
          <w:szCs w:val="21"/>
          <w:vertAlign w:val="superscript"/>
        </w:rPr>
        <w:t>[1]</w:t>
      </w:r>
      <w:r>
        <w:rPr>
          <w:rFonts w:hint="eastAsia"/>
        </w:rPr>
        <w:t>。许多发达国家的垃圾分类已经实行了几十年，而且效果明显。从</w:t>
      </w:r>
      <w:r>
        <w:rPr>
          <w:rFonts w:hint="eastAsia"/>
        </w:rPr>
        <w:t>2002</w:t>
      </w:r>
      <w:r>
        <w:rPr>
          <w:rFonts w:hint="eastAsia"/>
        </w:rPr>
        <w:t>年开始中国政府提倡垃圾分类收集，但是效果却不怎么理想。垃圾分类是习近平总书记高度重视的民生工程，</w:t>
      </w:r>
      <w:r>
        <w:rPr>
          <w:rFonts w:hint="eastAsia"/>
        </w:rPr>
        <w:t>2016</w:t>
      </w:r>
      <w:r>
        <w:rPr>
          <w:rFonts w:hint="eastAsia"/>
        </w:rPr>
        <w:t>年以来多次对垃圾分类作出重要指示。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rsidR="00986B15" w:rsidRDefault="00986B15" w:rsidP="00986B15">
      <w:pPr>
        <w:pStyle w:val="ae"/>
      </w:pPr>
      <w:r>
        <w:rPr>
          <w:rFonts w:hint="eastAsia"/>
        </w:rPr>
        <w:t>要实现垃圾分类，各个城市首先要重视，要制定一套合理的垃圾分类回收系统，还要提高居民的环保意识。垃圾处理是社会的责任。对环境产生的影响，对子孙后代的好处。中国是个大国，垃圾处理得好坏影响到全世界的环境。只有从每家每户做起，才能从源头上做好这件事。</w:t>
      </w:r>
    </w:p>
    <w:p w:rsidR="00986B15" w:rsidRDefault="00986B15" w:rsidP="00986B15">
      <w:pPr>
        <w:pStyle w:val="ae"/>
      </w:pPr>
      <w:r>
        <w:rPr>
          <w:rFonts w:hint="eastAsia"/>
        </w:rPr>
        <w:t>“垃圾桶”做为人类生活中不可或缺的必需品，随着垃圾分类的到来一夜之间集万千关注于一身。从简易垃圾桶，到脚踏垃圾桶，再到现如今的分类环保垃圾桶、智能垃圾桶，可以看出垃圾桶的发展是社会文化的折射，也是人类文明的演变。垃圾桶经历了从原始户外垃圾桶的概念时代，简易垃圾桶雏形时代，户外垃圾桶普及户外垃圾桶普及时期，垃圾桶升级换代时期，户外分类式垃圾桶时代，智能垃圾桶初期时代，每个时期都各有特色。随着时代的进步，传统垃圾桶不再局限于功能性，更多偏向于视觉丰富，那一时期的垃圾桶会随着环境变化，出现各式各样的造型。</w:t>
      </w:r>
    </w:p>
    <w:p w:rsidR="00136F0E" w:rsidRDefault="00986B15" w:rsidP="00136F0E">
      <w:pPr>
        <w:pStyle w:val="af6"/>
        <w:keepNext/>
      </w:pPr>
      <w:r>
        <w:rPr>
          <w:rFonts w:hint="eastAsia"/>
        </w:rPr>
        <w:lastRenderedPageBreak/>
        <w:drawing>
          <wp:inline distT="0" distB="0" distL="0" distR="0" wp14:anchorId="26751B94" wp14:editId="75AFBD20">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1">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rsidR="00174D73" w:rsidRDefault="00136F0E" w:rsidP="00136F0E">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174D73">
        <w:rPr>
          <w:rFonts w:hint="eastAsia"/>
        </w:rPr>
        <w:t>各时期的垃圾桶</w:t>
      </w:r>
      <w:commentRangeStart w:id="12"/>
      <w:r w:rsidR="00174D73">
        <w:rPr>
          <w:rFonts w:hint="eastAsia"/>
        </w:rPr>
        <w:t>造型</w:t>
      </w:r>
      <w:commentRangeEnd w:id="12"/>
      <w:r w:rsidR="000348FC">
        <w:rPr>
          <w:rStyle w:val="aff3"/>
          <w:rFonts w:asciiTheme="minorHAnsi" w:eastAsiaTheme="minorEastAsia" w:hAnsiTheme="minorHAnsi" w:cstheme="minorBidi"/>
        </w:rPr>
        <w:commentReference w:id="12"/>
      </w:r>
    </w:p>
    <w:p w:rsidR="00986B15" w:rsidRDefault="00986B15" w:rsidP="00986B15">
      <w:pPr>
        <w:pStyle w:val="ae"/>
      </w:pPr>
      <w:r>
        <w:rPr>
          <w:rFonts w:hint="eastAsia"/>
        </w:rPr>
        <w:t>尽管传统的户外垃圾桶在造型上比较丰富，功能却很单一，缺点也较明显，主要体现在：</w:t>
      </w:r>
    </w:p>
    <w:p w:rsidR="00986B15" w:rsidRDefault="00986B15" w:rsidP="00986B15">
      <w:pPr>
        <w:pStyle w:val="ae"/>
        <w:ind w:firstLineChars="0" w:firstLine="0"/>
      </w:pPr>
      <w:r>
        <w:rPr>
          <w:rFonts w:hint="eastAsia"/>
        </w:rPr>
        <w:t>（</w:t>
      </w:r>
      <w:r>
        <w:rPr>
          <w:rFonts w:hint="eastAsia"/>
        </w:rPr>
        <w:t>1</w:t>
      </w:r>
      <w:r>
        <w:rPr>
          <w:rFonts w:hint="eastAsia"/>
        </w:rPr>
        <w:t>）垃圾量检测效率低。传统垃圾桶里垃圾是否满桶并需要清运，一般是通过环卫工人定期巡检，满桶情况比较随机，不好把握，造成了环卫工人不必要的工作量。如果遇到很多垃圾桶同时满桶的情况，还会给环卫工人带来不小的工作压力。</w:t>
      </w:r>
      <w:r>
        <w:rPr>
          <w:rFonts w:hint="eastAsia"/>
        </w:rPr>
        <w:t xml:space="preserve"> </w:t>
      </w:r>
    </w:p>
    <w:p w:rsidR="00986B15" w:rsidRDefault="00986B15" w:rsidP="00986B15">
      <w:pPr>
        <w:pStyle w:val="ae"/>
        <w:ind w:firstLineChars="0" w:firstLine="0"/>
      </w:pPr>
      <w:r>
        <w:rPr>
          <w:rFonts w:hint="eastAsia"/>
        </w:rPr>
        <w:t>（</w:t>
      </w:r>
      <w:r>
        <w:rPr>
          <w:rFonts w:hint="eastAsia"/>
        </w:rPr>
        <w:t>2</w:t>
      </w:r>
      <w:r>
        <w:rPr>
          <w:rFonts w:hint="eastAsia"/>
        </w:rPr>
        <w:t>）垃圾桶出现自燃现象。夏季垃圾桶自然现象相对较多，高温下食物或其他物体腐烂发酵产生热量引燃可燃物，居民没有熄灭的烟头随手丢进桶内，都会导致垃圾桶的自燃，不仅污染城市环境，破坏环卫设施，更造成了安全隐患。</w:t>
      </w:r>
    </w:p>
    <w:p w:rsidR="00986B15" w:rsidRDefault="00986B15" w:rsidP="00986B15">
      <w:pPr>
        <w:pStyle w:val="ae"/>
        <w:ind w:firstLineChars="0" w:firstLine="0"/>
      </w:pPr>
      <w:r>
        <w:rPr>
          <w:rFonts w:hint="eastAsia"/>
        </w:rPr>
        <w:t>（</w:t>
      </w:r>
      <w:r>
        <w:rPr>
          <w:rFonts w:hint="eastAsia"/>
        </w:rPr>
        <w:t>3</w:t>
      </w:r>
      <w:r>
        <w:rPr>
          <w:rFonts w:hint="eastAsia"/>
        </w:rPr>
        <w:t>）垃圾桶因垃圾超重变形。很多垃圾桶由于受到材料、温度等因素的限制，特别是塑料环保垃圾桶，在长时间使用后不可避免的都会出现一些老化的现象，超过最大载荷会出现变形。若环卫工人没有及时清运垃圾，可能还会开裂并导致垃圾桶的报废，给环卫部门造成一定的经济损失。</w:t>
      </w:r>
    </w:p>
    <w:p w:rsidR="00986B15" w:rsidRDefault="00986B15" w:rsidP="00986B15">
      <w:pPr>
        <w:pStyle w:val="ae"/>
      </w:pPr>
      <w:r>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通过生活中的这些小细节，小转变，能把节能环保理念深入人心，整个社会周而复始、生生不息的发展，这也许就是智能垃圾桶的意义。</w:t>
      </w:r>
    </w:p>
    <w:p w:rsidR="00986B15" w:rsidRDefault="00986B15" w:rsidP="00986B15">
      <w:pPr>
        <w:pStyle w:val="ae"/>
      </w:pPr>
      <w:r>
        <w:rPr>
          <w:rFonts w:hint="eastAsia"/>
        </w:rPr>
        <w:t>合格的智能垃圾桶具有性能稳定、使用寿命长、使用方便、操作精准、设计精密、卫生环保、节能低耗等特点</w:t>
      </w:r>
      <w:r w:rsidR="001A1651" w:rsidRPr="001A1651">
        <w:rPr>
          <w:rFonts w:hint="eastAsia"/>
          <w:vertAlign w:val="superscript"/>
        </w:rPr>
        <w:t>[</w:t>
      </w:r>
      <w:r w:rsidR="008C2EDB">
        <w:rPr>
          <w:vertAlign w:val="superscript"/>
        </w:rPr>
        <w:t>2</w:t>
      </w:r>
      <w:r w:rsidR="001A1651" w:rsidRPr="001A1651">
        <w:rPr>
          <w:vertAlign w:val="superscript"/>
        </w:rPr>
        <w:t>]</w:t>
      </w:r>
      <w:r>
        <w:rPr>
          <w:rFonts w:hint="eastAsia"/>
        </w:rPr>
        <w:t>。智能垃圾桶，人们无需接触垃圾桶的任何部位即可投放垃圾，防止交叉感染，环保卫生，外形雅观；无需外接电源，使用普通电池，耗电低，使用寿命长；密封性能好，减少了生活中各种病菌交叉感染的机率，无垃圾异味溢出，确保四周空气清新。随着人们对生活质量的提升与科</w:t>
      </w:r>
      <w:r>
        <w:rPr>
          <w:rFonts w:hint="eastAsia"/>
        </w:rPr>
        <w:lastRenderedPageBreak/>
        <w:t>技的进步，单一功能的垃圾桶已经满足不了人们的需求，虽然垃圾桶的种类和数量在不断翻新和增加，但人们更加注重它的美观和实用性，并向着</w:t>
      </w:r>
      <w:r>
        <w:rPr>
          <w:rFonts w:hint="eastAsia"/>
        </w:rPr>
        <w:t xml:space="preserve"> </w:t>
      </w:r>
      <w:r>
        <w:rPr>
          <w:rFonts w:hint="eastAsia"/>
        </w:rPr>
        <w:t>“小巧”和“智能化”方向发展</w:t>
      </w:r>
      <w:r w:rsidR="00841EF7" w:rsidRPr="00046131">
        <w:rPr>
          <w:rFonts w:hint="eastAsia"/>
          <w:vertAlign w:val="superscript"/>
        </w:rPr>
        <w:t>[</w:t>
      </w:r>
      <w:r w:rsidR="00444099">
        <w:rPr>
          <w:rFonts w:hint="eastAsia"/>
          <w:vertAlign w:val="superscript"/>
        </w:rPr>
        <w:t>3</w:t>
      </w:r>
      <w:r w:rsidR="00841EF7" w:rsidRPr="00046131">
        <w:rPr>
          <w:vertAlign w:val="superscript"/>
        </w:rPr>
        <w:t>]</w:t>
      </w:r>
      <w:r>
        <w:rPr>
          <w:rFonts w:hint="eastAsia"/>
        </w:rPr>
        <w:t>，垃圾智能管理系统的设计与实现是一项专业性很强的实用技术，以装载垃圾为基础功能，在保障适用性的前提下利用物联网与科学技术生成更加便捷、稳定、环保、智能的产品。如今，个别发达城市也出现了智能垃圾桶，不过由于造价高、布线繁琐、功能不稳定等原因没有被普遍认可。</w:t>
      </w:r>
    </w:p>
    <w:p w:rsidR="00986B15" w:rsidRDefault="00986B15" w:rsidP="00986B15">
      <w:pPr>
        <w:pStyle w:val="ae"/>
      </w:pPr>
      <w:r>
        <w:rPr>
          <w:rFonts w:hint="eastAsia"/>
        </w:rPr>
        <w:t>针对以上存在的问题，传统的垃圾桶不仅垃圾量检测效率低，存在大量的安全隐患，也为环卫工人的清理也带来了不便；而现阶段研究的智能垃圾桶又存在成本高，可靠性差，操作繁琐，功能单一的缺点</w:t>
      </w:r>
      <w:r w:rsidR="00E270DF" w:rsidRPr="00E270DF">
        <w:rPr>
          <w:rFonts w:hint="eastAsia"/>
          <w:vertAlign w:val="superscript"/>
        </w:rPr>
        <w:t>[</w:t>
      </w:r>
      <w:r w:rsidR="003263F0">
        <w:rPr>
          <w:rFonts w:hint="eastAsia"/>
          <w:vertAlign w:val="superscript"/>
        </w:rPr>
        <w:t>4</w:t>
      </w:r>
      <w:r w:rsidR="00E270DF" w:rsidRPr="00E270DF">
        <w:rPr>
          <w:vertAlign w:val="superscript"/>
        </w:rPr>
        <w:t>]</w:t>
      </w:r>
      <w:r>
        <w:rPr>
          <w:rFonts w:hint="eastAsia"/>
        </w:rPr>
        <w:t>。因此，研发出一款节能环保、功能齐全、稳定性高的智能垃圾桶已经成为了未来的发展趋势。本课题开发的智能垃圾桶不仅具备了传统垃圾桶投放垃圾的功能，也弥补了一些智能垃圾桶的不足，赋予了垃圾桶更多的功能，提高了环卫工人的工作效率，降低了安全隐患，同时节约了成本，真正做到了节能环保。因此，本课题具有巨大的经济效益和社会效益。</w:t>
      </w:r>
    </w:p>
    <w:p w:rsidR="00986B15" w:rsidRPr="00F238DD" w:rsidRDefault="00986B15" w:rsidP="00D13DFB">
      <w:pPr>
        <w:pStyle w:val="2"/>
      </w:pPr>
      <w:bookmarkStart w:id="13" w:name="_Toc40520468"/>
      <w:bookmarkStart w:id="14" w:name="_Toc40783215"/>
      <w:del w:id="15" w:author="匿名" w:date="2020-05-19T18:32:00Z">
        <w:r w:rsidRPr="00F238DD" w:rsidDel="000348FC">
          <w:rPr>
            <w:rFonts w:hint="eastAsia"/>
          </w:rPr>
          <w:delText>智能垃圾桶</w:delText>
        </w:r>
      </w:del>
      <w:r w:rsidRPr="00F238DD">
        <w:rPr>
          <w:rFonts w:hint="eastAsia"/>
        </w:rPr>
        <w:t>国内外研究现状</w:t>
      </w:r>
      <w:bookmarkEnd w:id="13"/>
      <w:bookmarkEnd w:id="14"/>
    </w:p>
    <w:p w:rsidR="00986B15" w:rsidRPr="00F238DD" w:rsidRDefault="00986B15" w:rsidP="008834E2">
      <w:pPr>
        <w:pStyle w:val="3"/>
        <w:ind w:firstLine="480"/>
      </w:pPr>
      <w:bookmarkStart w:id="16" w:name="_Toc40520469"/>
      <w:bookmarkStart w:id="17" w:name="_Toc40783216"/>
      <w:r w:rsidRPr="00F238DD">
        <w:rPr>
          <w:rFonts w:hint="eastAsia"/>
        </w:rPr>
        <w:t>国内研究现状</w:t>
      </w:r>
      <w:bookmarkEnd w:id="16"/>
      <w:bookmarkEnd w:id="17"/>
    </w:p>
    <w:p w:rsidR="00986B15" w:rsidRPr="00F238DD" w:rsidRDefault="00986B15" w:rsidP="00120AC1">
      <w:pPr>
        <w:pStyle w:val="ae"/>
      </w:pPr>
      <w:r w:rsidRPr="00F238DD">
        <w:rPr>
          <w:rFonts w:hint="eastAsia"/>
        </w:rPr>
        <w:t>七八十年代的简单式垃圾桶无论是在形状、材料，还是功能上，都比较单一，同时也是目前人们运用最广泛的垃圾桶。其中最早的垃圾桶，便是土坑型垃圾桶，其仅仅被人们作为一个能装纳垃圾的容器。随着人们对生活质量的关注，人们开始追求更加美观、运用更加便捷的垃圾桶，于是对传统垃圾桶进行了简单加工，逐渐出现了翻盖型、踩脚型、可翻转型垃圾桶。</w:t>
      </w:r>
      <w:r w:rsidRPr="00F238DD">
        <w:rPr>
          <w:rFonts w:hint="eastAsia"/>
        </w:rPr>
        <w:t xml:space="preserve"> </w:t>
      </w:r>
    </w:p>
    <w:p w:rsidR="00986B15" w:rsidRPr="00F238DD" w:rsidRDefault="00986B15" w:rsidP="00120AC1">
      <w:pPr>
        <w:pStyle w:val="ae"/>
      </w:pPr>
      <w:r w:rsidRPr="00F238DD">
        <w:rPr>
          <w:rFonts w:hint="eastAsia"/>
        </w:rPr>
        <w:t>九十年代初期简单分类垃圾桶的出现，让我国人民开始意识到了环保的重要性。这种垃圾桶由传统的一桶一体变化为多桶一体，可回收垃圾箱的设置为有回收价值的垃圾提供了循环利用的机会，提高了资源利用率；针对废旧电池格而另有的回收格设置，更是有效地减少了铅、汞、镉等有毒物质对环境的污染。垃圾桶逐渐由传统向美观化、便捷化、多功能化发展。</w:t>
      </w:r>
      <w:r w:rsidRPr="00F238DD">
        <w:rPr>
          <w:rFonts w:hint="eastAsia"/>
        </w:rPr>
        <w:t xml:space="preserve"> </w:t>
      </w:r>
    </w:p>
    <w:p w:rsidR="00986B15" w:rsidRPr="00F238DD" w:rsidRDefault="00986B15" w:rsidP="00120AC1">
      <w:pPr>
        <w:pStyle w:val="ae"/>
      </w:pPr>
      <w:r w:rsidRPr="00F238DD">
        <w:rPr>
          <w:rFonts w:hint="eastAsia"/>
        </w:rPr>
        <w:t>国内智能垃圾桶的发展与国外相比还存在着差距，因受经济的制约、科技的发展水平与国民素质等因素的影响，我国的垃圾桶造价低廉、易损坏、质量差，而就智能垃圾桶而言，出现的时间较晚，控制比较简单，功能比较单一，主要分为感应性垃圾桶、太阳能垃圾桶与商业广告垃圾桶。感应垃圾桶主要体现在红外线测距技术，或是超声波感应。若人们的手或垃圾接近垃圾桶口时，垃圾桶会自动开盖，待垃圾投入完毕后，垃圾桶桶盖又自动关闭，这种智能垃圾桶解决了用手直接接触垃圾桶盖和脚踩后才能扔垃圾的困扰，极大地减少了与细菌接触的几</w:t>
      </w:r>
      <w:r w:rsidRPr="00F238DD">
        <w:rPr>
          <w:rFonts w:hint="eastAsia"/>
        </w:rPr>
        <w:lastRenderedPageBreak/>
        <w:t>率，不仅卫生，也抑制了难闻气味的传播。然而这种垃圾桶功能比较单一，如果是将自动翻盖功能运用到一些公共的场所，脚踏式或是手动的这类没有任何智能控制系统的垃圾桶，却因其便捷性而更加受到人们的青睐。而且开关盖这功能机械耗损程度较高，有很大的改进空间。</w:t>
      </w:r>
    </w:p>
    <w:p w:rsidR="00986B15" w:rsidRDefault="00986B15" w:rsidP="00120AC1">
      <w:pPr>
        <w:pStyle w:val="ae"/>
      </w:pPr>
      <w:r w:rsidRPr="00F238DD">
        <w:rPr>
          <w:rFonts w:hint="eastAsia"/>
        </w:rPr>
        <w:t>商业广告垃圾桶，虽然具有一定的商业价值，但没有真正意义上实现垃圾桶对于垃圾处理的功能，就目前的科技水平而言，智能化垃圾桶逐步实现社会和经济效益，包括提供</w:t>
      </w:r>
      <w:r w:rsidRPr="00F238DD">
        <w:rPr>
          <w:rFonts w:hint="eastAsia"/>
        </w:rPr>
        <w:t>wifi</w:t>
      </w:r>
      <w:r w:rsidRPr="00F238DD">
        <w:rPr>
          <w:rFonts w:hint="eastAsia"/>
        </w:rPr>
        <w:t>信号和</w:t>
      </w:r>
      <w:r w:rsidRPr="00F238DD">
        <w:rPr>
          <w:rFonts w:hint="eastAsia"/>
        </w:rPr>
        <w:t>USB</w:t>
      </w:r>
      <w:r w:rsidRPr="00F238DD">
        <w:rPr>
          <w:rFonts w:hint="eastAsia"/>
        </w:rPr>
        <w:t>接口手机充电。实时监测人流量，配置</w:t>
      </w:r>
      <w:r w:rsidRPr="00F238DD">
        <w:rPr>
          <w:rFonts w:hint="eastAsia"/>
        </w:rPr>
        <w:t>LED</w:t>
      </w:r>
      <w:r w:rsidRPr="00F238DD">
        <w:rPr>
          <w:rFonts w:hint="eastAsia"/>
        </w:rPr>
        <w:t>灯，配置</w:t>
      </w:r>
      <w:r w:rsidRPr="00F238DD">
        <w:rPr>
          <w:rFonts w:hint="eastAsia"/>
        </w:rPr>
        <w:t>LCD</w:t>
      </w:r>
      <w:r w:rsidRPr="00F238DD">
        <w:rPr>
          <w:rFonts w:hint="eastAsia"/>
        </w:rPr>
        <w:t>显示屏，自动报警功能等。商业广告垃圾桶所需电需要太阳能转换，但不是为处理垃圾功能所准备的，而是只为垃圾桶外的广告灯等商业需要功能提供电源所准备的，排线布线比较复杂。</w:t>
      </w:r>
    </w:p>
    <w:p w:rsidR="008B3FDE" w:rsidRDefault="00986B15" w:rsidP="008B3FDE">
      <w:pPr>
        <w:pStyle w:val="b"/>
        <w:keepNext/>
      </w:pPr>
      <w:r w:rsidRPr="00360579">
        <w:rPr>
          <w:rFonts w:hint="eastAsia"/>
        </w:rPr>
        <w:drawing>
          <wp:inline distT="0" distB="0" distL="0" distR="0" wp14:anchorId="71F775F3" wp14:editId="3D74D8E6">
            <wp:extent cx="3330542" cy="2719449"/>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2">
                      <a:extLst>
                        <a:ext uri="{28A0092B-C50C-407E-A947-70E740481C1C}">
                          <a14:useLocalDpi xmlns:a14="http://schemas.microsoft.com/office/drawing/2010/main" val="0"/>
                        </a:ext>
                      </a:extLst>
                    </a:blip>
                    <a:stretch>
                      <a:fillRect/>
                    </a:stretch>
                  </pic:blipFill>
                  <pic:spPr>
                    <a:xfrm>
                      <a:off x="0" y="0"/>
                      <a:ext cx="3348571" cy="2734170"/>
                    </a:xfrm>
                    <a:prstGeom prst="rect">
                      <a:avLst/>
                    </a:prstGeom>
                  </pic:spPr>
                </pic:pic>
              </a:graphicData>
            </a:graphic>
          </wp:inline>
        </w:drawing>
      </w:r>
    </w:p>
    <w:p w:rsidR="001234DD" w:rsidRPr="00F238DD" w:rsidRDefault="008B3FDE" w:rsidP="008B3FDE">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rsidR="00360579">
        <w:rPr>
          <w:rFonts w:hint="eastAsia"/>
        </w:rPr>
        <w:t>户外商业广告智能垃圾桶</w:t>
      </w:r>
    </w:p>
    <w:p w:rsidR="00986B15" w:rsidRDefault="00986B15" w:rsidP="00986B15">
      <w:pPr>
        <w:spacing w:line="312" w:lineRule="auto"/>
        <w:ind w:firstLineChars="200" w:firstLine="480"/>
        <w:rPr>
          <w:rFonts w:ascii="Times New Roman" w:eastAsia="宋体" w:hAnsi="Times New Roman"/>
          <w:sz w:val="24"/>
          <w:szCs w:val="24"/>
        </w:rPr>
      </w:pPr>
      <w:r w:rsidRPr="00120AC1">
        <w:rPr>
          <w:rStyle w:val="af"/>
          <w:rFonts w:hint="eastAsia"/>
        </w:rPr>
        <w:t>综上所述，我国智能垃圾桶逐步实现社会和经济效益，包括提供</w:t>
      </w:r>
      <w:r w:rsidRPr="00120AC1">
        <w:rPr>
          <w:rStyle w:val="af"/>
          <w:rFonts w:hint="eastAsia"/>
        </w:rPr>
        <w:t>wifi</w:t>
      </w:r>
      <w:r w:rsidRPr="00120AC1">
        <w:rPr>
          <w:rStyle w:val="af"/>
          <w:rFonts w:hint="eastAsia"/>
        </w:rPr>
        <w:t>信号和</w:t>
      </w:r>
      <w:r w:rsidRPr="00120AC1">
        <w:rPr>
          <w:rStyle w:val="af"/>
          <w:rFonts w:hint="eastAsia"/>
        </w:rPr>
        <w:t>USB</w:t>
      </w:r>
      <w:r w:rsidRPr="00120AC1">
        <w:rPr>
          <w:rStyle w:val="af"/>
          <w:rFonts w:hint="eastAsia"/>
        </w:rPr>
        <w:t>接口手机充电。实时监测人流量，配置</w:t>
      </w:r>
      <w:r w:rsidRPr="00120AC1">
        <w:rPr>
          <w:rStyle w:val="af"/>
          <w:rFonts w:hint="eastAsia"/>
        </w:rPr>
        <w:t>LED</w:t>
      </w:r>
      <w:r w:rsidRPr="00120AC1">
        <w:rPr>
          <w:rStyle w:val="af"/>
          <w:rFonts w:hint="eastAsia"/>
        </w:rPr>
        <w:t>灯，配置</w:t>
      </w:r>
      <w:r w:rsidRPr="00120AC1">
        <w:rPr>
          <w:rStyle w:val="af"/>
          <w:rFonts w:hint="eastAsia"/>
        </w:rPr>
        <w:t>LCD</w:t>
      </w:r>
      <w:r w:rsidRPr="00120AC1">
        <w:rPr>
          <w:rStyle w:val="af"/>
          <w:rFonts w:hint="eastAsia"/>
        </w:rPr>
        <w:t>显示屏，自动报警功能等。垃圾桶的智能化虽已发展一段时间，但仍存在许多实际问题等待解决，例如：细菌堆积、容量有限、污水处理等。此时垃圾桶的智能化发展的目标必须逐步解决问题，已达到全面化发展</w:t>
      </w:r>
      <w:r w:rsidRPr="00F238DD">
        <w:rPr>
          <w:rFonts w:ascii="Times New Roman" w:eastAsia="宋体" w:hAnsi="Times New Roman" w:hint="eastAsia"/>
          <w:sz w:val="24"/>
          <w:szCs w:val="24"/>
        </w:rPr>
        <w:t>。</w:t>
      </w:r>
    </w:p>
    <w:p w:rsidR="00986B15" w:rsidRPr="00E04229" w:rsidRDefault="00986B15" w:rsidP="00136F0E">
      <w:pPr>
        <w:pStyle w:val="3"/>
        <w:ind w:firstLine="480"/>
      </w:pPr>
      <w:bookmarkStart w:id="18" w:name="_Toc40520470"/>
      <w:bookmarkStart w:id="19" w:name="_Toc40783217"/>
      <w:r w:rsidRPr="00136F0E">
        <w:rPr>
          <w:rFonts w:hint="eastAsia"/>
        </w:rPr>
        <w:t>国外研究现</w:t>
      </w:r>
      <w:r w:rsidRPr="00E04229">
        <w:rPr>
          <w:rFonts w:hint="eastAsia"/>
        </w:rPr>
        <w:t>状</w:t>
      </w:r>
      <w:bookmarkEnd w:id="18"/>
      <w:bookmarkEnd w:id="19"/>
      <w:r w:rsidRPr="00E04229">
        <w:rPr>
          <w:rFonts w:hint="eastAsia"/>
        </w:rPr>
        <w:t xml:space="preserve"> </w:t>
      </w:r>
    </w:p>
    <w:p w:rsidR="00986B15" w:rsidRPr="00E04229" w:rsidRDefault="00986B15" w:rsidP="00986B15">
      <w:pPr>
        <w:pStyle w:val="ae"/>
      </w:pPr>
      <w:r w:rsidRPr="00E04229">
        <w:rPr>
          <w:rFonts w:hint="eastAsia"/>
        </w:rPr>
        <w:t>垃圾的处理是一个复杂的工作，为了解决传统垃圾桶存在的不足，实现垃圾处理的高效化、便捷化、低成本化，智能垃圾桶应势而生。随着世界经济的逐渐变迁，人们的环保意识逐渐增强，同时人们对于整洁的生存环境和对高质量成活品质的不断渴求，现今的垃圾桶，更是融环保与科技于一体。垃圾桶的智能化发展与世界文明发展密切相关。据世界银行新报告《垃圾何其多</w:t>
      </w:r>
      <w:r w:rsidRPr="00E04229">
        <w:rPr>
          <w:rFonts w:hint="eastAsia"/>
        </w:rPr>
        <w:t>2.0</w:t>
      </w:r>
      <w:r w:rsidRPr="00E04229">
        <w:rPr>
          <w:rFonts w:hint="eastAsia"/>
        </w:rPr>
        <w:t>：到</w:t>
      </w:r>
      <w:r w:rsidRPr="00E04229">
        <w:rPr>
          <w:rFonts w:hint="eastAsia"/>
        </w:rPr>
        <w:t>2050</w:t>
      </w:r>
      <w:r w:rsidRPr="00E04229">
        <w:rPr>
          <w:rFonts w:hint="eastAsia"/>
        </w:rPr>
        <w:t>年全球固体废物管理一览》报告中指出，世界正在被淹没在垃圾之中，而垃圾产生率</w:t>
      </w:r>
      <w:r w:rsidRPr="00E04229">
        <w:rPr>
          <w:rFonts w:hint="eastAsia"/>
        </w:rPr>
        <w:lastRenderedPageBreak/>
        <w:t>还会不断上升，垃圾处理问题将面领着巨大的挑战。由于人口增长和都市区的扩张，预计</w:t>
      </w:r>
      <w:r w:rsidRPr="00E04229">
        <w:rPr>
          <w:rFonts w:hint="eastAsia"/>
        </w:rPr>
        <w:t>2016</w:t>
      </w:r>
      <w:r w:rsidRPr="00E04229">
        <w:rPr>
          <w:rFonts w:hint="eastAsia"/>
        </w:rPr>
        <w:t>年至</w:t>
      </w:r>
      <w:r w:rsidRPr="00E04229">
        <w:rPr>
          <w:rFonts w:hint="eastAsia"/>
        </w:rPr>
        <w:t>2050</w:t>
      </w:r>
      <w:r w:rsidRPr="00E04229">
        <w:rPr>
          <w:rFonts w:hint="eastAsia"/>
        </w:rPr>
        <w:t>年间，垃圾排放量会增加</w:t>
      </w:r>
      <w:r w:rsidRPr="00E04229">
        <w:rPr>
          <w:rFonts w:hint="eastAsia"/>
        </w:rPr>
        <w:t>70%</w:t>
      </w:r>
      <w:r w:rsidRPr="00E04229">
        <w:rPr>
          <w:rFonts w:hint="eastAsia"/>
        </w:rPr>
        <w:t>。良好的废物管理对于建立循环经济至关重要。随着国家和地方政府接受循环经济理念，以智能和可持续的方式管理废弃物，将有助于促进经济的高效增长，同时最大限度地减少对环境的影响。为了实现垃圾处理的高效化、便捷化、低成本化，智能垃圾桶应势而生。随着人们环保意识的增强，对高质量生活的也在不断追求，现今的垃圾桶，不仅美观，更是融环保与科技于一体。垃圾桶的智能化发展与世界文明发展密切相关。</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 xml:space="preserve">2000 </w:t>
      </w:r>
      <w:r w:rsidRPr="00E04229">
        <w:rPr>
          <w:rFonts w:ascii="Times New Roman" w:eastAsia="宋体" w:hAnsi="Times New Roman" w:hint="eastAsia"/>
          <w:sz w:val="24"/>
          <w:szCs w:val="24"/>
        </w:rPr>
        <w:t>年后，随着垃圾产生率的不断上升，垃圾桶的作用也越来越大，在</w:t>
      </w:r>
      <w:r w:rsidRPr="00E04229">
        <w:rPr>
          <w:rFonts w:ascii="Times New Roman" w:eastAsia="宋体" w:hAnsi="Times New Roman" w:hint="eastAsia"/>
          <w:sz w:val="24"/>
          <w:szCs w:val="24"/>
        </w:rPr>
        <w:t>2006</w:t>
      </w:r>
      <w:r w:rsidRPr="00E04229">
        <w:rPr>
          <w:rFonts w:ascii="Times New Roman" w:eastAsia="宋体" w:hAnsi="Times New Roman" w:hint="eastAsia"/>
          <w:sz w:val="24"/>
          <w:szCs w:val="24"/>
        </w:rPr>
        <w:t>年</w:t>
      </w:r>
      <w:r w:rsidRPr="00E04229">
        <w:rPr>
          <w:rFonts w:ascii="Times New Roman" w:eastAsia="宋体" w:hAnsi="Times New Roman" w:hint="eastAsia"/>
          <w:sz w:val="24"/>
          <w:szCs w:val="24"/>
        </w:rPr>
        <w:t>8</w:t>
      </w:r>
      <w:r w:rsidRPr="00E04229">
        <w:rPr>
          <w:rFonts w:ascii="Times New Roman" w:eastAsia="宋体" w:hAnsi="Times New Roman" w:hint="eastAsia"/>
          <w:sz w:val="24"/>
          <w:szCs w:val="24"/>
        </w:rPr>
        <w:t>月，太阳能垃圾桶出现在了纽约街头。太阳能垃圾桶利用太阳能发电，把太阳能转化成电能，并驱动供给系统，此外将多余的电量存储到蓄电池中，解决了阴雨天气及夜晚没有太阳时的供电问题，环保节能，也不用担心意外断电的问题。这种户外太阳能垃圾桶不仅能在夜间为街道及小区照明，还能点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显示屏贴放广告，达到宣传的目的，为城市形象加分。</w:t>
      </w:r>
    </w:p>
    <w:p w:rsidR="00986B15" w:rsidRPr="00E04229" w:rsidRDefault="00986B15" w:rsidP="00986B15">
      <w:pPr>
        <w:pStyle w:val="ae"/>
      </w:pPr>
      <w:r w:rsidRPr="00E04229">
        <w:rPr>
          <w:rFonts w:hint="eastAsia"/>
        </w:rPr>
        <w:t>二十一世纪，随着自动感应技术的发展，智能垃圾桶的研究也进入了一个新的发展阶段。来自美国匹兹堡创业公司</w:t>
      </w:r>
      <w:r w:rsidRPr="00E04229">
        <w:rPr>
          <w:rFonts w:hint="eastAsia"/>
        </w:rPr>
        <w:t>CleanRobotics</w:t>
      </w:r>
      <w:r w:rsidRPr="00E04229">
        <w:rPr>
          <w:rFonts w:hint="eastAsia"/>
        </w:rPr>
        <w:t>研制了一款名为</w:t>
      </w:r>
      <w:r w:rsidRPr="00E04229">
        <w:rPr>
          <w:rFonts w:hint="eastAsia"/>
        </w:rPr>
        <w:t>Transhbot</w:t>
      </w:r>
      <w:r w:rsidRPr="00E04229">
        <w:rPr>
          <w:rFonts w:hint="eastAsia"/>
        </w:rPr>
        <w:t>的垃圾桶。</w:t>
      </w:r>
      <w:r w:rsidRPr="00E04229">
        <w:rPr>
          <w:rFonts w:hint="eastAsia"/>
        </w:rPr>
        <w:t>Trashbot</w:t>
      </w:r>
      <w:r w:rsidRPr="00E04229">
        <w:rPr>
          <w:rFonts w:hint="eastAsia"/>
        </w:rPr>
        <w:t>正是为了更方便地实现垃圾分类，它能够利用内置摄像头、金属探测及马达，传感器，区分人们投放的垃圾哪些可以回收再利用，哪些需要填埋，自动为垃圾进行分类投放，避免了人们因对垃圾分类知识的匮乏和垃圾分类意识的薄弱而把垃圾投错地方。目前</w:t>
      </w:r>
      <w:r w:rsidRPr="00E04229">
        <w:rPr>
          <w:rFonts w:hint="eastAsia"/>
        </w:rPr>
        <w:t>Transhbot</w:t>
      </w:r>
      <w:r w:rsidRPr="00E04229">
        <w:rPr>
          <w:rFonts w:hint="eastAsia"/>
        </w:rPr>
        <w:t>原型机功能还相对比较简单，能够区分可回收垃圾以及填埋处理垃圾。当检测到人靠近时，垃圾桶的入口会自动打开。垃圾投入后，通过传感器如金属探测器等，将垃圾分类投放。随着机器人时代的到来，各种传感器丰富了</w:t>
      </w:r>
      <w:r w:rsidRPr="00E04229">
        <w:rPr>
          <w:rFonts w:hint="eastAsia"/>
        </w:rPr>
        <w:t>Trashbot</w:t>
      </w:r>
      <w:r w:rsidRPr="00E04229">
        <w:rPr>
          <w:rFonts w:hint="eastAsia"/>
        </w:rPr>
        <w:t>的功能，使其越来越智能化，不过它的售价超过了</w:t>
      </w:r>
      <w:r w:rsidRPr="00E04229">
        <w:rPr>
          <w:rFonts w:hint="eastAsia"/>
        </w:rPr>
        <w:t>5000</w:t>
      </w:r>
      <w:r w:rsidRPr="00E04229">
        <w:rPr>
          <w:rFonts w:hint="eastAsia"/>
        </w:rPr>
        <w:t>美元，对于地方推广还是相当有难度。</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美国</w:t>
      </w:r>
      <w:r w:rsidRPr="00E04229">
        <w:rPr>
          <w:rFonts w:ascii="Times New Roman" w:eastAsia="宋体" w:hAnsi="Times New Roman" w:hint="eastAsia"/>
          <w:sz w:val="24"/>
          <w:szCs w:val="24"/>
        </w:rPr>
        <w:t>BigBelly Solar</w:t>
      </w:r>
      <w:r w:rsidRPr="00E04229">
        <w:rPr>
          <w:rFonts w:ascii="Times New Roman" w:eastAsia="宋体" w:hAnsi="Times New Roman" w:hint="eastAsia"/>
          <w:sz w:val="24"/>
          <w:szCs w:val="24"/>
        </w:rPr>
        <w:t>公司便发明了一种智能垃圾桶，这个名为</w:t>
      </w:r>
      <w:r w:rsidRPr="00E04229">
        <w:rPr>
          <w:rFonts w:ascii="Times New Roman" w:eastAsia="宋体" w:hAnsi="Times New Roman" w:hint="eastAsia"/>
          <w:sz w:val="24"/>
          <w:szCs w:val="24"/>
        </w:rPr>
        <w:t>BigBelly</w:t>
      </w:r>
      <w:r w:rsidRPr="00E04229">
        <w:rPr>
          <w:rFonts w:ascii="Times New Roman" w:eastAsia="宋体" w:hAnsi="Times New Roman" w:hint="eastAsia"/>
          <w:sz w:val="24"/>
          <w:szCs w:val="24"/>
        </w:rPr>
        <w:t>的垃圾桶集太阳能、物联网、高效压缩机为一体，通过垃圾桶顶部为垃圾桶提供电源，垃圾快倒满时，压缩机会在</w:t>
      </w:r>
      <w:r w:rsidRPr="00E04229">
        <w:rPr>
          <w:rFonts w:ascii="Times New Roman" w:eastAsia="宋体" w:hAnsi="Times New Roman" w:hint="eastAsia"/>
          <w:sz w:val="24"/>
          <w:szCs w:val="24"/>
        </w:rPr>
        <w:t>40</w:t>
      </w:r>
      <w:r w:rsidRPr="00E04229">
        <w:rPr>
          <w:rFonts w:ascii="Times New Roman" w:eastAsia="宋体" w:hAnsi="Times New Roman" w:hint="eastAsia"/>
          <w:sz w:val="24"/>
          <w:szCs w:val="24"/>
        </w:rPr>
        <w:t>秒内将垃圾的体积压缩至原来的五分之一，等到垃圾箱快满时又会自动联网发送垃圾桶已满及地理位置等信息至垃圾处理中心。然后处理中心的系统会根据各个垃圾桶发回的数据进行分析然后规划出最佳的回收路线和时间，再派出车辆将垃圾清理走。垃圾桶上的太阳能电池板，在室内可以插上直流电源进行供电，在室外可以用太阳能电池提供电源，最大输出功率可达</w:t>
      </w:r>
      <w:r w:rsidRPr="00E04229">
        <w:rPr>
          <w:rFonts w:ascii="Times New Roman" w:eastAsia="宋体" w:hAnsi="Times New Roman" w:hint="eastAsia"/>
          <w:sz w:val="24"/>
          <w:szCs w:val="24"/>
        </w:rPr>
        <w:t>30W</w:t>
      </w:r>
      <w:r w:rsidRPr="00E04229">
        <w:rPr>
          <w:rFonts w:ascii="Times New Roman" w:eastAsia="宋体" w:hAnsi="Times New Roman" w:hint="eastAsia"/>
          <w:sz w:val="24"/>
          <w:szCs w:val="24"/>
        </w:rPr>
        <w:t>。</w:t>
      </w:r>
    </w:p>
    <w:p w:rsidR="00986B15" w:rsidRPr="00E04229" w:rsidRDefault="00986B15" w:rsidP="00986B15">
      <w:pPr>
        <w:pStyle w:val="ae"/>
      </w:pPr>
      <w:r w:rsidRPr="00E04229">
        <w:rPr>
          <w:rFonts w:hint="eastAsia"/>
        </w:rPr>
        <w:t>这款智能垃圾桶的售价并不便宜，价格在</w:t>
      </w:r>
      <w:r w:rsidRPr="00E04229">
        <w:rPr>
          <w:rFonts w:hint="eastAsia"/>
        </w:rPr>
        <w:t>8000</w:t>
      </w:r>
      <w:r w:rsidRPr="00E04229">
        <w:rPr>
          <w:rFonts w:hint="eastAsia"/>
        </w:rPr>
        <w:t>美元左右，但美国加州大学圣地亚哥分校使用这种智能垃圾桶之后大量降低垃圾回收频率，从而可以减少大量的垃圾回收车和工作人员及维护成本，可以让整体成本降低</w:t>
      </w:r>
      <w:r w:rsidRPr="00E04229">
        <w:rPr>
          <w:rFonts w:hint="eastAsia"/>
        </w:rPr>
        <w:t xml:space="preserve"> 85%</w:t>
      </w:r>
      <w:r w:rsidRPr="00E04229">
        <w:rPr>
          <w:rFonts w:hint="eastAsia"/>
        </w:rPr>
        <w:t>左右，且一</w:t>
      </w:r>
      <w:r w:rsidRPr="00E04229">
        <w:rPr>
          <w:rFonts w:hint="eastAsia"/>
        </w:rPr>
        <w:lastRenderedPageBreak/>
        <w:t>个垃圾桶还将由此减少</w:t>
      </w:r>
      <w:r w:rsidRPr="00E04229">
        <w:rPr>
          <w:rFonts w:hint="eastAsia"/>
        </w:rPr>
        <w:t>52</w:t>
      </w:r>
      <w:r w:rsidRPr="00E04229">
        <w:rPr>
          <w:rFonts w:hint="eastAsia"/>
        </w:rPr>
        <w:t>吨二氧化碳的排放。因为是封闭式垃圾桶，所以苍蝇、蚊子、猫狗乱翻的情况减少很多，垃圾桶的异味也有所缓解。因此，目前西雅图大学、</w:t>
      </w:r>
      <w:r w:rsidRPr="00E04229">
        <w:rPr>
          <w:rFonts w:hint="eastAsia"/>
        </w:rPr>
        <w:t>Brown</w:t>
      </w:r>
      <w:r w:rsidRPr="00E04229">
        <w:rPr>
          <w:rFonts w:hint="eastAsia"/>
        </w:rPr>
        <w:t>大学也在开始引入这种垃圾桶。</w:t>
      </w:r>
    </w:p>
    <w:p w:rsidR="00986B15" w:rsidRPr="00E04229" w:rsidRDefault="00986B15" w:rsidP="00986B15">
      <w:pPr>
        <w:pStyle w:val="ae"/>
      </w:pPr>
      <w:r w:rsidRPr="00E04229">
        <w:rPr>
          <w:rFonts w:hint="eastAsia"/>
        </w:rPr>
        <w:t>2013</w:t>
      </w:r>
      <w:r w:rsidRPr="00E04229">
        <w:rPr>
          <w:rFonts w:hint="eastAsia"/>
        </w:rPr>
        <w:t>年，悉尼大学留学生白林松、萨姆·约翰逊（</w:t>
      </w:r>
      <w:r w:rsidRPr="00E04229">
        <w:rPr>
          <w:rFonts w:hint="eastAsia"/>
        </w:rPr>
        <w:t>Sam Johnson</w:t>
      </w:r>
      <w:r w:rsidRPr="00E04229">
        <w:rPr>
          <w:rFonts w:hint="eastAsia"/>
        </w:rPr>
        <w:t>）给悉尼街头的垃圾桶覆盖</w:t>
      </w:r>
      <w:r w:rsidRPr="00E04229">
        <w:rPr>
          <w:rFonts w:hint="eastAsia"/>
        </w:rPr>
        <w:t>900</w:t>
      </w:r>
      <w:r w:rsidRPr="00E04229">
        <w:rPr>
          <w:rFonts w:hint="eastAsia"/>
        </w:rPr>
        <w:t>个</w:t>
      </w:r>
      <w:r w:rsidRPr="00E04229">
        <w:rPr>
          <w:rFonts w:hint="eastAsia"/>
        </w:rPr>
        <w:t>LED</w:t>
      </w:r>
      <w:r w:rsidRPr="00E04229">
        <w:rPr>
          <w:rFonts w:hint="eastAsia"/>
        </w:rPr>
        <w:t>灯泡，让扔垃圾变成俄罗斯方块游戏，不光吸引人的目光，也让人自愿完成扔垃圾的动作。实际上，除了为垃圾桶安装</w:t>
      </w:r>
      <w:r w:rsidRPr="00E04229">
        <w:rPr>
          <w:rFonts w:hint="eastAsia"/>
        </w:rPr>
        <w:t>LED</w:t>
      </w:r>
      <w:r w:rsidRPr="00E04229">
        <w:rPr>
          <w:rFonts w:hint="eastAsia"/>
        </w:rPr>
        <w:t>灯泡外，他们还为垃圾桶加装了传感器，能够检测到有东西从桶口扔下来，此时他们就会把扔进来的垃圾虚拟成俄罗斯方块中的“方块”往下掉。和我们小时候玩过的俄罗斯方块一样，如果方块堆在底部正好填满了所有的空隙，那么那部分的方块就会全部“消失”。垃圾桶设计一个反馈系统，有助于改善环境，当人们扔垃圾进去的时候，反馈系统能够告诉他们自己对环境的贡献有多大。</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除此之外，“游戏化”的方式能让人更加自愿、自觉地把垃圾扔进垃圾桶里。这个高科技垃圾桶摆放在街道上，还可以预测天气、站点提醒、显示公交列车时间等等，可以说是个多功能便民设施。</w:t>
      </w:r>
    </w:p>
    <w:p w:rsidR="00AB4F5C" w:rsidRDefault="00910E5D" w:rsidP="00AB4F5C">
      <w:pPr>
        <w:pStyle w:val="af6"/>
        <w:keepNext/>
      </w:pPr>
      <w:r>
        <w:drawing>
          <wp:inline distT="0" distB="0" distL="0" distR="0">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3">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rsidR="00986B15" w:rsidRPr="00E04229" w:rsidRDefault="00AB4F5C" w:rsidP="00AB4F5C">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1</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3</w:t>
      </w:r>
      <w:r w:rsidR="009946EB">
        <w:fldChar w:fldCharType="end"/>
      </w:r>
      <w:r w:rsidR="00986B15" w:rsidRPr="003944EB">
        <w:rPr>
          <w:rFonts w:hint="eastAsia"/>
        </w:rPr>
        <w:t>悉尼街头</w:t>
      </w:r>
      <w:r w:rsidR="00986B15" w:rsidRPr="003944EB">
        <w:rPr>
          <w:rFonts w:hint="eastAsia"/>
        </w:rPr>
        <w:t>TetraBin</w:t>
      </w:r>
      <w:r w:rsidR="00986B15" w:rsidRPr="003944EB">
        <w:rPr>
          <w:rFonts w:hint="eastAsia"/>
        </w:rPr>
        <w:t>智能垃圾箱</w:t>
      </w:r>
    </w:p>
    <w:p w:rsidR="00986B15" w:rsidRPr="00E04229"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通过研究现状可以看出国内外学者对垃圾桶的“智能化”做了大量研究，如何实现其社会效应和经济效应，降低制造成本，也必将成为智能化垃圾桶的改进趋势。就目前的科技水平而言，智能化垃圾桶实现的社会和经济效益有：</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1</w:t>
      </w:r>
      <w:r w:rsidRPr="00E04229">
        <w:rPr>
          <w:rFonts w:ascii="Times New Roman" w:eastAsia="宋体" w:hAnsi="Times New Roman" w:hint="eastAsia"/>
          <w:sz w:val="24"/>
          <w:szCs w:val="24"/>
        </w:rPr>
        <w:t>）提供</w:t>
      </w:r>
      <w:r w:rsidRPr="00E04229">
        <w:rPr>
          <w:rFonts w:ascii="Times New Roman" w:eastAsia="宋体" w:hAnsi="Times New Roman" w:hint="eastAsia"/>
          <w:sz w:val="24"/>
          <w:szCs w:val="24"/>
        </w:rPr>
        <w:t>wifi</w:t>
      </w:r>
      <w:r w:rsidRPr="00E04229">
        <w:rPr>
          <w:rFonts w:ascii="Times New Roman" w:eastAsia="宋体" w:hAnsi="Times New Roman" w:hint="eastAsia"/>
          <w:sz w:val="24"/>
          <w:szCs w:val="24"/>
        </w:rPr>
        <w:t>信号和</w:t>
      </w:r>
      <w:r w:rsidRPr="00E04229">
        <w:rPr>
          <w:rFonts w:ascii="Times New Roman" w:eastAsia="宋体" w:hAnsi="Times New Roman" w:hint="eastAsia"/>
          <w:sz w:val="24"/>
          <w:szCs w:val="24"/>
        </w:rPr>
        <w:t>USB</w:t>
      </w:r>
      <w:r w:rsidRPr="00E04229">
        <w:rPr>
          <w:rFonts w:ascii="Times New Roman" w:eastAsia="宋体" w:hAnsi="Times New Roman" w:hint="eastAsia"/>
          <w:sz w:val="24"/>
          <w:szCs w:val="24"/>
        </w:rPr>
        <w:t>接口手机充电，虽然流量费用不断降低，</w:t>
      </w:r>
      <w:r w:rsidRPr="00E04229">
        <w:rPr>
          <w:rFonts w:ascii="Times New Roman" w:eastAsia="宋体" w:hAnsi="Times New Roman" w:hint="eastAsia"/>
          <w:sz w:val="24"/>
          <w:szCs w:val="24"/>
        </w:rPr>
        <w:t xml:space="preserve">5G </w:t>
      </w:r>
      <w:r w:rsidRPr="00E04229">
        <w:rPr>
          <w:rFonts w:ascii="Times New Roman" w:eastAsia="宋体" w:hAnsi="Times New Roman" w:hint="eastAsia"/>
          <w:sz w:val="24"/>
          <w:szCs w:val="24"/>
        </w:rPr>
        <w:t>时代也即将到来，但是垃圾桶作为城市中分布最广的公物，作为无线网络基站仍然是其的发展趋势，这不仅方便了人们的生活，同时也降低了人们的上网成本，其中的社会和经济效益显而易见；</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2</w:t>
      </w:r>
      <w:r w:rsidRPr="00E04229">
        <w:rPr>
          <w:rFonts w:ascii="Times New Roman" w:eastAsia="宋体" w:hAnsi="Times New Roman" w:hint="eastAsia"/>
          <w:sz w:val="24"/>
          <w:szCs w:val="24"/>
        </w:rPr>
        <w:t>）实时监测人流量，为城市交通规划提供数据；</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3</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LED</w:t>
      </w:r>
      <w:r w:rsidRPr="00E04229">
        <w:rPr>
          <w:rFonts w:ascii="Times New Roman" w:eastAsia="宋体" w:hAnsi="Times New Roman" w:hint="eastAsia"/>
          <w:sz w:val="24"/>
          <w:szCs w:val="24"/>
        </w:rPr>
        <w:t>灯，减少安装路灯的费用，同时可以为城市夜景添彩；</w:t>
      </w:r>
      <w:r w:rsidRPr="00E04229">
        <w:rPr>
          <w:rFonts w:ascii="Times New Roman" w:eastAsia="宋体" w:hAnsi="Times New Roman" w:hint="eastAsia"/>
          <w:sz w:val="24"/>
          <w:szCs w:val="24"/>
        </w:rPr>
        <w:t xml:space="preserve"> </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4</w:t>
      </w:r>
      <w:r w:rsidRPr="00E04229">
        <w:rPr>
          <w:rFonts w:ascii="Times New Roman" w:eastAsia="宋体" w:hAnsi="Times New Roman" w:hint="eastAsia"/>
          <w:sz w:val="24"/>
          <w:szCs w:val="24"/>
        </w:rPr>
        <w:t>）配置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显示屏作为商业广告的载体，其中取得的效益是长期性的，这可以作为智能垃圾桶成本回收的一个途径，具有良好的经济效益，当然，</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显示屏也可以为大众服务，可以滚动播出热点新闻，天气预报，股</w:t>
      </w:r>
      <w:r w:rsidRPr="00E04229">
        <w:rPr>
          <w:rFonts w:ascii="Times New Roman" w:eastAsia="宋体" w:hAnsi="Times New Roman" w:hint="eastAsia"/>
          <w:sz w:val="24"/>
          <w:szCs w:val="24"/>
        </w:rPr>
        <w:lastRenderedPageBreak/>
        <w:t>市行情，公益广告等有益大众的信息。配置</w:t>
      </w:r>
      <w:r w:rsidRPr="00E04229">
        <w:rPr>
          <w:rFonts w:ascii="Times New Roman" w:eastAsia="宋体" w:hAnsi="Times New Roman" w:hint="eastAsia"/>
          <w:sz w:val="24"/>
          <w:szCs w:val="24"/>
        </w:rPr>
        <w:t>LCD</w:t>
      </w:r>
      <w:r w:rsidRPr="00E04229">
        <w:rPr>
          <w:rFonts w:ascii="Times New Roman" w:eastAsia="宋体" w:hAnsi="Times New Roman" w:hint="eastAsia"/>
          <w:sz w:val="24"/>
          <w:szCs w:val="24"/>
        </w:rPr>
        <w:t>显示屏是智能垃圾桶发展的必然趋势。</w:t>
      </w:r>
    </w:p>
    <w:p w:rsidR="00986B15" w:rsidRPr="00E04229" w:rsidRDefault="00986B15" w:rsidP="00986B15">
      <w:pPr>
        <w:spacing w:line="312" w:lineRule="auto"/>
        <w:rPr>
          <w:rFonts w:ascii="Times New Roman" w:eastAsia="宋体" w:hAnsi="Times New Roman"/>
          <w:sz w:val="24"/>
          <w:szCs w:val="24"/>
        </w:rPr>
      </w:pPr>
      <w:r w:rsidRPr="00E04229">
        <w:rPr>
          <w:rFonts w:ascii="Times New Roman" w:eastAsia="宋体" w:hAnsi="Times New Roman" w:hint="eastAsia"/>
          <w:sz w:val="24"/>
          <w:szCs w:val="24"/>
        </w:rPr>
        <w:t>（</w:t>
      </w:r>
      <w:r w:rsidRPr="00E04229">
        <w:rPr>
          <w:rFonts w:ascii="Times New Roman" w:eastAsia="宋体" w:hAnsi="Times New Roman" w:hint="eastAsia"/>
          <w:sz w:val="24"/>
          <w:szCs w:val="24"/>
        </w:rPr>
        <w:t>5</w:t>
      </w:r>
      <w:r w:rsidRPr="00E04229">
        <w:rPr>
          <w:rFonts w:ascii="Times New Roman" w:eastAsia="宋体" w:hAnsi="Times New Roman" w:hint="eastAsia"/>
          <w:sz w:val="24"/>
          <w:szCs w:val="24"/>
        </w:rPr>
        <w:t>）自动报警功能。智能垃圾桶向效益化和收益化发展。</w:t>
      </w:r>
    </w:p>
    <w:p w:rsidR="00986B15" w:rsidRDefault="00986B15" w:rsidP="00986B15">
      <w:pPr>
        <w:spacing w:line="312" w:lineRule="auto"/>
        <w:ind w:firstLineChars="200" w:firstLine="480"/>
        <w:rPr>
          <w:rFonts w:ascii="Times New Roman" w:eastAsia="宋体" w:hAnsi="Times New Roman"/>
          <w:sz w:val="24"/>
          <w:szCs w:val="24"/>
        </w:rPr>
      </w:pPr>
      <w:r w:rsidRPr="00E04229">
        <w:rPr>
          <w:rFonts w:ascii="Times New Roman" w:eastAsia="宋体" w:hAnsi="Times New Roman" w:hint="eastAsia"/>
          <w:sz w:val="24"/>
          <w:szCs w:val="24"/>
        </w:rPr>
        <w:t>有些智能垃圾桶已经投入了使用，但结合现实发展，并不是贴上了“智能化”标签的垃圾桶都能被人们接受，需要不断优化与改进。本课题研究的低成本、高效率、多功能控制系统的智能垃圾桶，具有重要的实用价值和研究价值。</w:t>
      </w:r>
    </w:p>
    <w:p w:rsidR="00986B15" w:rsidRPr="00310F91" w:rsidRDefault="00986B15" w:rsidP="00D13DFB">
      <w:pPr>
        <w:pStyle w:val="2"/>
      </w:pPr>
      <w:bookmarkStart w:id="20" w:name="_Toc40520471"/>
      <w:bookmarkStart w:id="21" w:name="_Toc40783218"/>
      <w:r w:rsidRPr="00310F91">
        <w:rPr>
          <w:rFonts w:hint="eastAsia"/>
        </w:rPr>
        <w:t>课题研究内容及方法</w:t>
      </w:r>
      <w:bookmarkEnd w:id="20"/>
      <w:bookmarkEnd w:id="21"/>
    </w:p>
    <w:p w:rsidR="00986B15" w:rsidRPr="00310F91" w:rsidRDefault="00986B15" w:rsidP="00945C64">
      <w:pPr>
        <w:pStyle w:val="3"/>
        <w:ind w:firstLine="480"/>
      </w:pPr>
      <w:bookmarkStart w:id="22" w:name="_Toc40520472"/>
      <w:bookmarkStart w:id="23" w:name="_Toc40783219"/>
      <w:r w:rsidRPr="00310F91">
        <w:rPr>
          <w:rFonts w:hint="eastAsia"/>
        </w:rPr>
        <w:t>研究内容</w:t>
      </w:r>
      <w:bookmarkEnd w:id="22"/>
      <w:bookmarkEnd w:id="23"/>
      <w:r w:rsidRPr="00310F91">
        <w:rPr>
          <w:rFonts w:hint="eastAsia"/>
        </w:rPr>
        <w:t xml:space="preserve"> </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）研究系统对语音指令信息的读取与语音特征信息的提取；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）确定微处理系统与</w:t>
      </w:r>
      <w:r w:rsidRPr="00310F91">
        <w:rPr>
          <w:rFonts w:ascii="Times New Roman" w:eastAsia="宋体" w:hAnsi="Times New Roman" w:hint="eastAsia"/>
          <w:sz w:val="24"/>
          <w:szCs w:val="24"/>
        </w:rPr>
        <w:t>PC</w:t>
      </w:r>
      <w:r w:rsidRPr="00310F91">
        <w:rPr>
          <w:rFonts w:ascii="Times New Roman" w:eastAsia="宋体" w:hAnsi="Times New Roman" w:hint="eastAsia"/>
          <w:sz w:val="24"/>
          <w:szCs w:val="24"/>
        </w:rPr>
        <w:t>端通信选型；</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）研究系统检测数据发送至服务器；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）研究系统投递检测、关键词语匹配、蓝牙通信、语音输出以及电机驱动功能的程序。</w:t>
      </w:r>
    </w:p>
    <w:p w:rsidR="00986B15" w:rsidRPr="00310F91" w:rsidRDefault="00986B15" w:rsidP="00945C64">
      <w:pPr>
        <w:pStyle w:val="3"/>
        <w:ind w:firstLine="480"/>
      </w:pPr>
      <w:bookmarkStart w:id="24" w:name="_Toc40520473"/>
      <w:bookmarkStart w:id="25" w:name="_Toc40783220"/>
      <w:r w:rsidRPr="00310F91">
        <w:rPr>
          <w:rFonts w:hint="eastAsia"/>
        </w:rPr>
        <w:t>研究方法</w:t>
      </w:r>
      <w:bookmarkEnd w:id="24"/>
      <w:bookmarkEnd w:id="25"/>
      <w:r w:rsidRPr="00310F91">
        <w:rPr>
          <w:rFonts w:hint="eastAsia"/>
        </w:rPr>
        <w:t xml:space="preserve"> </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本系统的设计流程为：确定智能垃圾分类器功能——确定相关微处理芯片型号并设计结构——绘制电路图——编写程序——调试。</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1</w:t>
      </w:r>
      <w:r w:rsidRPr="00310F91">
        <w:rPr>
          <w:rFonts w:ascii="Times New Roman" w:eastAsia="宋体" w:hAnsi="Times New Roman" w:hint="eastAsia"/>
          <w:sz w:val="24"/>
          <w:szCs w:val="24"/>
        </w:rPr>
        <w:t>）确定智能垃圾桶功能。通过阅读相关文献，总结现阶段国内外智能垃圾桶的研究现状，系统的搜集和整理相关资料，对智能垃圾桶在城市基础设施发展规划中的作用意义进行分析，尤其是城市垃圾箱的使用现状、设计研发与运行模式等方面的应用探索展开研究，最终确定智能垃圾桶的功能；</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2</w:t>
      </w:r>
      <w:r w:rsidRPr="00310F91">
        <w:rPr>
          <w:rFonts w:ascii="Times New Roman" w:eastAsia="宋体" w:hAnsi="Times New Roman" w:hint="eastAsia"/>
          <w:sz w:val="24"/>
          <w:szCs w:val="24"/>
        </w:rPr>
        <w:t>）确定相关微处理芯片型号并设计结构。通过实际研究，依据科学理论和实践的需要提出设计传感器型号，并结合专业理论知识与垃圾桶实际应用情况，选择合适的传感器并设计结构。通过专家咨询、资料分析等途径了解垃圾桶实际需求，让功能的实现更为合理化；</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3</w:t>
      </w:r>
      <w:r w:rsidRPr="00310F91">
        <w:rPr>
          <w:rFonts w:ascii="Times New Roman" w:eastAsia="宋体" w:hAnsi="Times New Roman" w:hint="eastAsia"/>
          <w:sz w:val="24"/>
          <w:szCs w:val="24"/>
        </w:rPr>
        <w:t>）绘制电路图。根据选择的微处理芯片型号与预设功能，设计电路图。电路图制作使电路直观化、形象化，对于固定电路的优化布局起重要作用；</w:t>
      </w:r>
    </w:p>
    <w:p w:rsidR="00986B15" w:rsidRPr="00310F91" w:rsidRDefault="00986B15" w:rsidP="00986B15">
      <w:pPr>
        <w:spacing w:line="312" w:lineRule="auto"/>
        <w:rPr>
          <w:rFonts w:ascii="Times New Roman" w:eastAsia="宋体" w:hAnsi="Times New Roman"/>
          <w:sz w:val="24"/>
          <w:szCs w:val="24"/>
        </w:rPr>
      </w:pPr>
      <w:r w:rsidRPr="00310F91">
        <w:rPr>
          <w:rFonts w:ascii="Times New Roman" w:eastAsia="宋体" w:hAnsi="Times New Roman" w:hint="eastAsia"/>
          <w:sz w:val="24"/>
          <w:szCs w:val="24"/>
        </w:rPr>
        <w:t>（</w:t>
      </w:r>
      <w:r w:rsidRPr="00310F91">
        <w:rPr>
          <w:rFonts w:ascii="Times New Roman" w:eastAsia="宋体" w:hAnsi="Times New Roman" w:hint="eastAsia"/>
          <w:sz w:val="24"/>
          <w:szCs w:val="24"/>
        </w:rPr>
        <w:t>4</w:t>
      </w:r>
      <w:r w:rsidRPr="00310F91">
        <w:rPr>
          <w:rFonts w:ascii="Times New Roman" w:eastAsia="宋体" w:hAnsi="Times New Roman" w:hint="eastAsia"/>
          <w:sz w:val="24"/>
          <w:szCs w:val="24"/>
        </w:rPr>
        <w:t>）编写程序与调试。根据电路功能，编写软件程序，包括主程序总体流程图，系统控制算法设计和数据、信号处理。最后，对信息系统的各种模块的测试和确认测试，包括测试每个模块的程序是否有错误、测试模块之间的接口是否正确、测试整个软件系统是否满足设计功能和性能的要求。通过与系统的需求相比较，所开发的系统与设计需求基本一致。</w:t>
      </w:r>
    </w:p>
    <w:p w:rsidR="00986B15" w:rsidRPr="00310F91" w:rsidRDefault="00986B15" w:rsidP="00986B15">
      <w:pPr>
        <w:spacing w:line="312" w:lineRule="auto"/>
        <w:ind w:firstLineChars="200" w:firstLine="480"/>
        <w:rPr>
          <w:rFonts w:ascii="Times New Roman" w:eastAsia="宋体" w:hAnsi="Times New Roman"/>
          <w:sz w:val="24"/>
          <w:szCs w:val="24"/>
        </w:rPr>
      </w:pPr>
      <w:r w:rsidRPr="00310F91">
        <w:rPr>
          <w:rFonts w:ascii="Times New Roman" w:eastAsia="宋体" w:hAnsi="Times New Roman" w:hint="eastAsia"/>
          <w:sz w:val="24"/>
          <w:szCs w:val="24"/>
        </w:rPr>
        <w:t>基础理论知识学习与认知主要是指有针对性的对现阶段大数据理论技术的应用情况以及城市垃圾箱的现状模式进行概况学习认知；相关技术调研与归纳是</w:t>
      </w:r>
      <w:r w:rsidRPr="00310F91">
        <w:rPr>
          <w:rFonts w:ascii="Times New Roman" w:eastAsia="宋体" w:hAnsi="Times New Roman" w:hint="eastAsia"/>
          <w:sz w:val="24"/>
          <w:szCs w:val="24"/>
        </w:rPr>
        <w:lastRenderedPageBreak/>
        <w:t>指结合大数据理论技术的运行需要，考虑城市垃圾箱运行过程中牵扯变动的有效数据类型选择相应传感技术和部件，通过实地考察、专家咨询、资料分析等途径了解相关运用要求，让功能的实现更为合理化；设计调研分析与总结是要探讨大数据时代城市垃圾箱设计研发的理论依据、规划更为高效智能的城市垃圾箱运行模式，最终提出智能化、高效化的城市垃圾箱设计方案。</w:t>
      </w:r>
    </w:p>
    <w:p w:rsidR="00986B15" w:rsidRPr="00310F91" w:rsidDel="0050706F" w:rsidRDefault="00986B15" w:rsidP="00D13DFB">
      <w:pPr>
        <w:pStyle w:val="2"/>
        <w:rPr>
          <w:del w:id="26" w:author="匿名" w:date="2020-05-19T18:32:00Z"/>
        </w:rPr>
      </w:pPr>
      <w:bookmarkStart w:id="27" w:name="_Toc40520474"/>
      <w:bookmarkStart w:id="28" w:name="_Toc40783221"/>
      <w:del w:id="29" w:author="匿名" w:date="2020-05-19T18:32:00Z">
        <w:r w:rsidRPr="00310F91" w:rsidDel="0050706F">
          <w:rPr>
            <w:rFonts w:hint="eastAsia"/>
          </w:rPr>
          <w:delText>本章</w:delText>
        </w:r>
        <w:commentRangeStart w:id="30"/>
        <w:r w:rsidRPr="00310F91" w:rsidDel="0050706F">
          <w:rPr>
            <w:rFonts w:hint="eastAsia"/>
          </w:rPr>
          <w:delText>小结</w:delText>
        </w:r>
      </w:del>
      <w:bookmarkEnd w:id="27"/>
      <w:bookmarkEnd w:id="28"/>
      <w:commentRangeEnd w:id="30"/>
      <w:r w:rsidR="0050706F">
        <w:rPr>
          <w:rStyle w:val="aff3"/>
          <w:rFonts w:asciiTheme="minorHAnsi" w:eastAsiaTheme="minorEastAsia" w:hAnsiTheme="minorHAnsi" w:cstheme="minorBidi"/>
          <w:b w:val="0"/>
          <w:bCs w:val="0"/>
        </w:rPr>
        <w:commentReference w:id="30"/>
      </w:r>
    </w:p>
    <w:p w:rsidR="00986B15" w:rsidDel="0050706F" w:rsidRDefault="00986B15" w:rsidP="00986B15">
      <w:pPr>
        <w:spacing w:line="312" w:lineRule="auto"/>
        <w:ind w:firstLineChars="200" w:firstLine="480"/>
        <w:rPr>
          <w:del w:id="31" w:author="匿名" w:date="2020-05-19T18:32:00Z"/>
          <w:rFonts w:ascii="Times New Roman" w:eastAsia="宋体" w:hAnsi="Times New Roman"/>
          <w:sz w:val="24"/>
          <w:szCs w:val="24"/>
        </w:rPr>
      </w:pPr>
      <w:del w:id="32" w:author="匿名" w:date="2020-05-19T18:32:00Z">
        <w:r w:rsidRPr="00310F91" w:rsidDel="0050706F">
          <w:rPr>
            <w:rFonts w:ascii="Times New Roman" w:eastAsia="宋体" w:hAnsi="Times New Roman" w:hint="eastAsia"/>
            <w:sz w:val="24"/>
            <w:szCs w:val="24"/>
          </w:rPr>
          <w:delText>本章主要介绍了智能垃圾桶的研究背景，并通过分析传统垃圾桶、现阶段智能垃圾桶的优缺点，明确了课题研究的意义，为本次论文打下基础。同时，通过研究国内外智能垃圾桶的现状，对我国现在使用的智能垃圾桶有了比较清晰地了解，为本次设计指明了方向，确定了主要研究内容及设计优点，明晰了研究流程，为后续工作的进行做好了</w:delText>
        </w:r>
        <w:commentRangeStart w:id="33"/>
        <w:r w:rsidRPr="00310F91" w:rsidDel="0050706F">
          <w:rPr>
            <w:rFonts w:ascii="Times New Roman" w:eastAsia="宋体" w:hAnsi="Times New Roman" w:hint="eastAsia"/>
            <w:sz w:val="24"/>
            <w:szCs w:val="24"/>
          </w:rPr>
          <w:delText>准备</w:delText>
        </w:r>
      </w:del>
      <w:commentRangeEnd w:id="33"/>
      <w:r w:rsidR="0050706F">
        <w:rPr>
          <w:rStyle w:val="aff3"/>
        </w:rPr>
        <w:commentReference w:id="33"/>
      </w:r>
      <w:del w:id="34" w:author="匿名" w:date="2020-05-19T18:32:00Z">
        <w:r w:rsidRPr="00310F91" w:rsidDel="0050706F">
          <w:rPr>
            <w:rFonts w:ascii="Times New Roman" w:eastAsia="宋体" w:hAnsi="Times New Roman" w:hint="eastAsia"/>
            <w:sz w:val="24"/>
            <w:szCs w:val="24"/>
          </w:rPr>
          <w:delText>。</w:delText>
        </w:r>
      </w:del>
    </w:p>
    <w:p w:rsidR="002B485C" w:rsidRDefault="002B485C">
      <w:pPr>
        <w:widowControl/>
        <w:jc w:val="left"/>
        <w:rPr>
          <w:rFonts w:ascii="Times New Roman" w:eastAsia="黑体" w:hAnsi="Times New Roman" w:cs="Times New Roman"/>
          <w:sz w:val="30"/>
          <w:szCs w:val="30"/>
        </w:rPr>
      </w:pPr>
      <w:bookmarkStart w:id="35" w:name="_Toc40520475"/>
      <w:r>
        <w:br w:type="page"/>
      </w:r>
    </w:p>
    <w:p w:rsidR="003461B4" w:rsidRDefault="003461B4" w:rsidP="00C672EC">
      <w:pPr>
        <w:pStyle w:val="1"/>
      </w:pPr>
      <w:bookmarkStart w:id="36" w:name="_Toc40783222"/>
      <w:r>
        <w:rPr>
          <w:rFonts w:hint="eastAsia"/>
        </w:rPr>
        <w:lastRenderedPageBreak/>
        <w:t>总体</w:t>
      </w:r>
      <w:r w:rsidRPr="005F6D40">
        <w:rPr>
          <w:rFonts w:hint="eastAsia"/>
        </w:rPr>
        <w:t>方</w:t>
      </w:r>
      <w:r>
        <w:rPr>
          <w:rFonts w:hint="eastAsia"/>
        </w:rPr>
        <w:t>案设计</w:t>
      </w:r>
      <w:bookmarkEnd w:id="35"/>
      <w:bookmarkEnd w:id="36"/>
      <w:r>
        <w:t xml:space="preserve"> </w:t>
      </w:r>
    </w:p>
    <w:p w:rsidR="003461B4" w:rsidRDefault="003461B4" w:rsidP="00D13DFB">
      <w:pPr>
        <w:pStyle w:val="2"/>
      </w:pPr>
      <w:bookmarkStart w:id="37" w:name="_Toc40520476"/>
      <w:bookmarkStart w:id="38" w:name="_Toc40783223"/>
      <w:r>
        <w:rPr>
          <w:rFonts w:hint="eastAsia"/>
        </w:rPr>
        <w:t>系统功能设计</w:t>
      </w:r>
      <w:bookmarkEnd w:id="37"/>
      <w:bookmarkEnd w:id="38"/>
      <w:r>
        <w:t xml:space="preserve"> </w:t>
      </w:r>
    </w:p>
    <w:p w:rsidR="003461B4" w:rsidRDefault="003461B4" w:rsidP="00D53086">
      <w:pPr>
        <w:pStyle w:val="3"/>
        <w:ind w:firstLine="480"/>
      </w:pPr>
      <w:bookmarkStart w:id="39" w:name="_Toc40520477"/>
      <w:bookmarkStart w:id="40" w:name="_Toc40783224"/>
      <w:r>
        <w:rPr>
          <w:rFonts w:hint="eastAsia"/>
        </w:rPr>
        <w:t>设计要求</w:t>
      </w:r>
      <w:bookmarkEnd w:id="39"/>
      <w:bookmarkEnd w:id="40"/>
    </w:p>
    <w:p w:rsidR="003461B4" w:rsidRDefault="003461B4" w:rsidP="003461B4">
      <w:pPr>
        <w:pStyle w:val="ae"/>
      </w:pPr>
      <w:r>
        <w:rPr>
          <w:rFonts w:hint="eastAsia"/>
        </w:rPr>
        <w:t>本课题的目的是设计一款多功能、高效率、经济实用、便捷可靠的智能垃圾桶，因此在设计过程中需要遵循以下几点要求：</w:t>
      </w:r>
    </w:p>
    <w:p w:rsidR="003461B4" w:rsidRDefault="003461B4" w:rsidP="005305C7">
      <w:pPr>
        <w:pStyle w:val="ae"/>
        <w:ind w:firstLineChars="0" w:firstLine="420"/>
      </w:pPr>
      <w:r>
        <w:rPr>
          <w:rFonts w:hint="eastAsia"/>
        </w:rPr>
        <w:t>（</w:t>
      </w:r>
      <w:r>
        <w:rPr>
          <w:rFonts w:hint="eastAsia"/>
        </w:rPr>
        <w:t>1</w:t>
      </w:r>
      <w:r>
        <w:rPr>
          <w:rFonts w:hint="eastAsia"/>
        </w:rPr>
        <w:t>）便捷可靠</w:t>
      </w:r>
    </w:p>
    <w:p w:rsidR="003461B4" w:rsidRDefault="003461B4" w:rsidP="003461B4">
      <w:pPr>
        <w:pStyle w:val="ae"/>
      </w:pPr>
      <w:r>
        <w:rPr>
          <w:rFonts w:hint="eastAsia"/>
        </w:rPr>
        <w:t>设计不能只有外表，必须从实际出发，兼顾市场需求，更要从使用者的需要入手。</w:t>
      </w:r>
    </w:p>
    <w:p w:rsidR="003461B4" w:rsidRDefault="003461B4" w:rsidP="003461B4">
      <w:pPr>
        <w:pStyle w:val="ae"/>
      </w:pPr>
      <w:r>
        <w:rPr>
          <w:rFonts w:hint="eastAsia"/>
        </w:rPr>
        <w:t>（</w:t>
      </w:r>
      <w:r>
        <w:rPr>
          <w:rFonts w:hint="eastAsia"/>
        </w:rPr>
        <w:t>2</w:t>
      </w:r>
      <w:r>
        <w:rPr>
          <w:rFonts w:hint="eastAsia"/>
        </w:rPr>
        <w:t>）经济实用</w:t>
      </w:r>
    </w:p>
    <w:p w:rsidR="003461B4" w:rsidRDefault="003461B4" w:rsidP="003461B4">
      <w:pPr>
        <w:pStyle w:val="ae"/>
      </w:pPr>
      <w:r>
        <w:rPr>
          <w:rFonts w:hint="eastAsia"/>
        </w:rPr>
        <w:t>在节约型社会中，我们必须要考虑产品的节能环保及可持续性因素，在智能垃圾管理系统不影响它的使用性能的基础上，从器件选择和程序优化上控制功耗，从而节约能源。</w:t>
      </w:r>
    </w:p>
    <w:p w:rsidR="003461B4" w:rsidRDefault="003461B4" w:rsidP="003461B4">
      <w:pPr>
        <w:pStyle w:val="ae"/>
      </w:pPr>
      <w:r>
        <w:rPr>
          <w:rFonts w:hint="eastAsia"/>
        </w:rPr>
        <w:t>（</w:t>
      </w:r>
      <w:r>
        <w:rPr>
          <w:rFonts w:hint="eastAsia"/>
        </w:rPr>
        <w:t>3</w:t>
      </w:r>
      <w:r>
        <w:rPr>
          <w:rFonts w:hint="eastAsia"/>
        </w:rPr>
        <w:t>）低成本</w:t>
      </w:r>
    </w:p>
    <w:p w:rsidR="003461B4" w:rsidRDefault="003461B4" w:rsidP="003461B4">
      <w:pPr>
        <w:pStyle w:val="ae"/>
      </w:pPr>
      <w:r>
        <w:rPr>
          <w:rFonts w:hint="eastAsia"/>
        </w:rPr>
        <w:t>选择性价比高的元器件、优化程序、创新方案等方法都可以降低系统成本，减轻普通家庭及环保部门的经济压力。</w:t>
      </w:r>
    </w:p>
    <w:p w:rsidR="003461B4" w:rsidRDefault="003461B4" w:rsidP="00D53086">
      <w:pPr>
        <w:pStyle w:val="3"/>
        <w:ind w:firstLine="480"/>
      </w:pPr>
      <w:bookmarkStart w:id="41" w:name="_Toc40520478"/>
      <w:bookmarkStart w:id="42" w:name="_Toc40783225"/>
      <w:r>
        <w:rPr>
          <w:rFonts w:hint="eastAsia"/>
        </w:rPr>
        <w:t>系统组成</w:t>
      </w:r>
      <w:bookmarkEnd w:id="41"/>
      <w:bookmarkEnd w:id="42"/>
    </w:p>
    <w:p w:rsidR="003461B4" w:rsidRDefault="003461B4" w:rsidP="003461B4">
      <w:pPr>
        <w:pStyle w:val="ae"/>
      </w:pPr>
      <w:r>
        <w:rPr>
          <w:rFonts w:hint="eastAsia"/>
        </w:rPr>
        <w:t>本系统包括：单片机最小系统模块，语音识别模块，舵机控制模块，无线通信模块，语音输出模块，电源控制模块。</w:t>
      </w:r>
    </w:p>
    <w:p w:rsidR="003461B4" w:rsidRDefault="003461B4" w:rsidP="003461B4">
      <w:pPr>
        <w:pStyle w:val="ae"/>
      </w:pPr>
      <w:r>
        <w:rPr>
          <w:rFonts w:hint="eastAsia"/>
        </w:rPr>
        <w:t>非特定的人发出语音经过</w:t>
      </w:r>
      <w:r>
        <w:rPr>
          <w:rFonts w:hint="eastAsia"/>
        </w:rPr>
        <w:t>LD3320</w:t>
      </w:r>
      <w:r>
        <w:rPr>
          <w:rFonts w:hint="eastAsia"/>
        </w:rPr>
        <w:t>语音识别模块转化成特定字符串再通过串口发送到</w:t>
      </w:r>
      <w:r>
        <w:rPr>
          <w:rFonts w:hint="eastAsia"/>
        </w:rPr>
        <w:t>STM32</w:t>
      </w:r>
      <w:r>
        <w:rPr>
          <w:rFonts w:hint="eastAsia"/>
        </w:rPr>
        <w:t>微控制器。</w:t>
      </w:r>
      <w:r>
        <w:rPr>
          <w:rFonts w:hint="eastAsia"/>
        </w:rPr>
        <w:t>STM32</w:t>
      </w:r>
      <w:r>
        <w:rPr>
          <w:rFonts w:hint="eastAsia"/>
        </w:rPr>
        <w:t>微控制器接收到语音识别的模块传来的预先设置好的指令后发送到指定舵机控制器，实现舵机的转动。舵机根据传来的指令的不同来实现垃圾的自主分类。系统总体结构框图如图所示：</w:t>
      </w:r>
    </w:p>
    <w:p w:rsidR="00E908AB" w:rsidRDefault="003461B4" w:rsidP="00E908AB">
      <w:pPr>
        <w:pStyle w:val="b"/>
        <w:keepNext/>
      </w:pPr>
      <w:r>
        <w:rPr>
          <w:rFonts w:hint="eastAsia"/>
        </w:rPr>
        <w:drawing>
          <wp:inline distT="0" distB="0" distL="0" distR="0" wp14:anchorId="73F156AF" wp14:editId="0C9761E7">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4">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rsidR="003461B4" w:rsidRDefault="00E908AB" w:rsidP="00E908AB">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2</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227F07">
        <w:rPr>
          <w:rFonts w:hint="eastAsia"/>
        </w:rPr>
        <w:t>系统总体结构框图</w:t>
      </w:r>
      <w:r w:rsidR="00227F07">
        <w:t xml:space="preserve"> </w:t>
      </w:r>
    </w:p>
    <w:p w:rsidR="003461B4" w:rsidRDefault="003461B4" w:rsidP="007809CB">
      <w:pPr>
        <w:pStyle w:val="3"/>
        <w:ind w:firstLine="480"/>
      </w:pPr>
      <w:bookmarkStart w:id="43" w:name="_Toc40520479"/>
      <w:bookmarkStart w:id="44" w:name="_Toc40783226"/>
      <w:r>
        <w:rPr>
          <w:rFonts w:hint="eastAsia"/>
        </w:rPr>
        <w:lastRenderedPageBreak/>
        <w:t>系统各模块功能实现</w:t>
      </w:r>
      <w:bookmarkEnd w:id="43"/>
      <w:bookmarkEnd w:id="44"/>
    </w:p>
    <w:p w:rsidR="003461B4" w:rsidRDefault="003461B4" w:rsidP="003461B4">
      <w:pPr>
        <w:pStyle w:val="ae"/>
      </w:pPr>
      <w:r>
        <w:rPr>
          <w:rFonts w:hint="eastAsia"/>
        </w:rPr>
        <w:t>(1)</w:t>
      </w:r>
      <w:r>
        <w:rPr>
          <w:rFonts w:hint="eastAsia"/>
        </w:rPr>
        <w:t>主控制电路模块。根据设计的需求，选择一款性能与外设接口能够满足系统要求的微控制处理器，同时也需要考虑成本与功耗等因素，主控制电路是整个系统的核心部分。</w:t>
      </w:r>
    </w:p>
    <w:p w:rsidR="003461B4" w:rsidRDefault="003461B4" w:rsidP="003461B4">
      <w:pPr>
        <w:pStyle w:val="ae"/>
      </w:pPr>
      <w:r>
        <w:rPr>
          <w:rFonts w:hint="eastAsia"/>
        </w:rPr>
        <w:t>STM32</w:t>
      </w:r>
      <w:r>
        <w:rPr>
          <w:rFonts w:hint="eastAsia"/>
        </w:rPr>
        <w:t>系列微控制器是基于</w:t>
      </w:r>
      <w:r>
        <w:rPr>
          <w:rFonts w:hint="eastAsia"/>
        </w:rPr>
        <w:t>ARM Cortex-M</w:t>
      </w:r>
      <w:r>
        <w:rPr>
          <w:rFonts w:hint="eastAsia"/>
        </w:rPr>
        <w:t>系列</w:t>
      </w:r>
      <w:r>
        <w:rPr>
          <w:rFonts w:hint="eastAsia"/>
        </w:rPr>
        <w:t>32</w:t>
      </w:r>
      <w:r>
        <w:rPr>
          <w:rFonts w:hint="eastAsia"/>
        </w:rPr>
        <w:t>位</w:t>
      </w:r>
      <w:r>
        <w:rPr>
          <w:rFonts w:hint="eastAsia"/>
        </w:rPr>
        <w:t>Flash</w:t>
      </w:r>
      <w:r>
        <w:rPr>
          <w:rFonts w:hint="eastAsia"/>
        </w:rPr>
        <w:t>处理器，是基于专为要求高性能、低成本、低功耗的嵌入式应用专门设计的。</w:t>
      </w:r>
      <w:r>
        <w:rPr>
          <w:rFonts w:hint="eastAsia"/>
        </w:rPr>
        <w:t>STM32</w:t>
      </w:r>
      <w:r>
        <w:rPr>
          <w:rFonts w:hint="eastAsia"/>
        </w:rPr>
        <w:t>系列微控制器，具有高性能、实时响应、可进行数字信号处理、低功耗与低电压操作等特性，集成度高且易于开发，特别适用于中小设备的应用，尤其适合微型设备、仪表和其他电子产品的应用。</w:t>
      </w:r>
    </w:p>
    <w:p w:rsidR="003461B4" w:rsidRDefault="003461B4" w:rsidP="003461B4">
      <w:pPr>
        <w:pStyle w:val="ae"/>
      </w:pPr>
      <w:r>
        <w:rPr>
          <w:rFonts w:hint="eastAsia"/>
        </w:rPr>
        <w:t>(2)</w:t>
      </w:r>
      <w:r>
        <w:rPr>
          <w:rFonts w:hint="eastAsia"/>
        </w:rPr>
        <w:t>语音识别模块。语音识别是系统最重要同时也是最基本的功能，该功能使得用户可以通过语音的形式对生活垃圾进行分类投放。语音识别功能简化了垃圾分类流程，方便了用户对垃圾的分类投放和分类处理。分析比较多个嵌入式语音识别的方案，并从中选取一个满足系统要求的方案，设计出相应的语音识别硬件电路。</w:t>
      </w:r>
    </w:p>
    <w:p w:rsidR="003461B4" w:rsidRDefault="003461B4" w:rsidP="003461B4">
      <w:pPr>
        <w:pStyle w:val="ae"/>
      </w:pPr>
      <w:r>
        <w:rPr>
          <w:rFonts w:hint="eastAsia"/>
        </w:rPr>
        <w:t>实现过程：</w:t>
      </w:r>
    </w:p>
    <w:p w:rsidR="003461B4" w:rsidRDefault="003461B4" w:rsidP="003461B4">
      <w:pPr>
        <w:pStyle w:val="ae"/>
      </w:pPr>
      <w:r>
        <w:rPr>
          <w:rFonts w:hint="eastAsia"/>
        </w:rPr>
        <w:t>智能语音垃圾分类器系统集成非特定语音识别模块，系统供电后语音识别模块启动。当系统监听到用户说出的唤醒关键词后，给予用户反馈信息，同时继续监听用户输入。当用户说出垃圾名称时，模块对语音进行录入操作。</w:t>
      </w:r>
    </w:p>
    <w:p w:rsidR="003461B4" w:rsidRDefault="003461B4" w:rsidP="003461B4">
      <w:pPr>
        <w:pStyle w:val="ae"/>
      </w:pPr>
      <w:r>
        <w:rPr>
          <w:rFonts w:hint="eastAsia"/>
        </w:rPr>
        <w:t>语音识别的基本流程主要可分为三个部分组成。首先把通过</w:t>
      </w:r>
      <w:r>
        <w:rPr>
          <w:rFonts w:hint="eastAsia"/>
        </w:rPr>
        <w:t>MIC</w:t>
      </w:r>
      <w:r>
        <w:rPr>
          <w:rFonts w:hint="eastAsia"/>
        </w:rPr>
        <w:t>输入的声音进行频谱分析，对语音信号进行其语音特征值的提取，然后是通过模式匹配的算法进行对所获取的语音特征值进行识，并和关键词语列表中的关键词语进行对比匹配，找出得分最高的关键词语作为识别结果输出。</w:t>
      </w:r>
    </w:p>
    <w:p w:rsidR="003461B4" w:rsidRDefault="003461B4" w:rsidP="003461B4">
      <w:pPr>
        <w:pStyle w:val="ae"/>
      </w:pPr>
      <w:r>
        <w:rPr>
          <w:rFonts w:hint="eastAsia"/>
        </w:rPr>
        <w:t>当语音的模拟信号输入之后，通过多个处理过程，将其转化为数字信号，然后基于语音顿的方法开始获取语音特征值，从而便可形成待匹配的语音模式。紧接着这些待匹配的语音数字信号便开始与系统中的语音模板进行匹配，匹配结束之后，系统会将最接近的匹配结果反馈给用户。</w:t>
      </w:r>
    </w:p>
    <w:p w:rsidR="003461B4" w:rsidRDefault="003461B4" w:rsidP="003461B4">
      <w:pPr>
        <w:pStyle w:val="ae"/>
      </w:pPr>
      <w:r>
        <w:rPr>
          <w:rFonts w:hint="eastAsia"/>
        </w:rPr>
        <w:t>(3)</w:t>
      </w:r>
      <w:r>
        <w:rPr>
          <w:rFonts w:hint="eastAsia"/>
        </w:rPr>
        <w:t>舵机控制模块</w:t>
      </w:r>
    </w:p>
    <w:p w:rsidR="003461B4" w:rsidRDefault="003461B4" w:rsidP="003461B4">
      <w:pPr>
        <w:pStyle w:val="ae"/>
      </w:pPr>
      <w:r>
        <w:rPr>
          <w:rFonts w:hint="eastAsia"/>
        </w:rPr>
        <w:t>舵机的工作原理是由接收机或者单片机发出信号给舵机，其内部有一个基准电路，产生周期为</w:t>
      </w:r>
      <w:r>
        <w:rPr>
          <w:rFonts w:hint="eastAsia"/>
        </w:rPr>
        <w:t>20ms</w:t>
      </w:r>
      <w:r>
        <w:rPr>
          <w:rFonts w:hint="eastAsia"/>
        </w:rPr>
        <w:t>，宽度</w:t>
      </w:r>
      <w:r>
        <w:rPr>
          <w:rFonts w:hint="eastAsia"/>
        </w:rPr>
        <w:t>1.5m</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w:t>
      </w:r>
    </w:p>
    <w:p w:rsidR="003461B4" w:rsidRDefault="003461B4" w:rsidP="003461B4">
      <w:pPr>
        <w:pStyle w:val="ae"/>
      </w:pPr>
      <w:r>
        <w:rPr>
          <w:rFonts w:hint="eastAsia"/>
        </w:rPr>
        <w:t>实现过程：</w:t>
      </w:r>
    </w:p>
    <w:p w:rsidR="003461B4" w:rsidRDefault="003461B4" w:rsidP="003461B4">
      <w:pPr>
        <w:pStyle w:val="ae"/>
      </w:pPr>
      <w:r>
        <w:rPr>
          <w:rFonts w:hint="eastAsia"/>
        </w:rPr>
        <w:t>将舵机与</w:t>
      </w:r>
      <w:r>
        <w:rPr>
          <w:rFonts w:hint="eastAsia"/>
        </w:rPr>
        <w:t>STM32</w:t>
      </w:r>
      <w:r>
        <w:rPr>
          <w:rFonts w:hint="eastAsia"/>
        </w:rPr>
        <w:t>微处理器进行连接。编写控制代码，控制舵机转动的角度。本系统使用到舵机模块的地方是垃圾分类桶入口控制模块。入口控制模块通过舵</w:t>
      </w:r>
      <w:r>
        <w:rPr>
          <w:rFonts w:hint="eastAsia"/>
        </w:rPr>
        <w:lastRenderedPageBreak/>
        <w:t>机控制垃圾桶入口的开关，根据识别到的垃圾种类，主控制电路模块通过舵机控制垃圾收集桶的旋转角度。</w:t>
      </w:r>
    </w:p>
    <w:p w:rsidR="003461B4" w:rsidRDefault="003461B4" w:rsidP="003461B4">
      <w:pPr>
        <w:pStyle w:val="ae"/>
      </w:pPr>
      <w:r>
        <w:rPr>
          <w:rFonts w:hint="eastAsia"/>
        </w:rPr>
        <w:t>(4)</w:t>
      </w:r>
      <w:r>
        <w:rPr>
          <w:rFonts w:hint="eastAsia"/>
        </w:rPr>
        <w:t>无线通信模块</w:t>
      </w:r>
    </w:p>
    <w:p w:rsidR="003461B4" w:rsidRDefault="003461B4" w:rsidP="003461B4">
      <w:pPr>
        <w:pStyle w:val="ae"/>
      </w:pPr>
      <w:r>
        <w:rPr>
          <w:rFonts w:hint="eastAsia"/>
        </w:rPr>
        <w:t>无线通信采用蓝牙技术实现。蓝牙模块是集成了蓝牙功能的</w:t>
      </w:r>
      <w:r>
        <w:rPr>
          <w:rFonts w:hint="eastAsia"/>
        </w:rPr>
        <w:t>PCB</w:t>
      </w:r>
      <w:r>
        <w:rPr>
          <w:rFonts w:hint="eastAsia"/>
        </w:rPr>
        <w:t>板，可实现短距离数据的无线收发，一般的蓝牙模块包括片上无线处理器、数控振荡器、片内射频收发开关切换装置以及嵌入式微控制器等。</w:t>
      </w:r>
    </w:p>
    <w:p w:rsidR="003461B4" w:rsidRDefault="003461B4" w:rsidP="003461B4">
      <w:pPr>
        <w:pStyle w:val="ae"/>
      </w:pPr>
      <w:r>
        <w:rPr>
          <w:rFonts w:hint="eastAsia"/>
        </w:rPr>
        <w:t>实现过程：</w:t>
      </w:r>
    </w:p>
    <w:p w:rsidR="003461B4" w:rsidRDefault="003461B4" w:rsidP="003461B4">
      <w:pPr>
        <w:pStyle w:val="ae"/>
      </w:pPr>
      <w:r>
        <w:rPr>
          <w:rFonts w:hint="eastAsia"/>
        </w:rPr>
        <w:t>系统蓝牙传输模块是通过扩展板上的</w:t>
      </w:r>
      <w:r>
        <w:rPr>
          <w:rFonts w:hint="eastAsia"/>
        </w:rPr>
        <w:t>USART</w:t>
      </w:r>
      <w:r>
        <w:rPr>
          <w:rFonts w:hint="eastAsia"/>
        </w:rPr>
        <w:t>串口实现。设计蓝牙传输模块驱动时要对</w:t>
      </w:r>
      <w:r>
        <w:rPr>
          <w:rFonts w:hint="eastAsia"/>
        </w:rPr>
        <w:t>USART</w:t>
      </w:r>
      <w:r>
        <w:rPr>
          <w:rFonts w:hint="eastAsia"/>
        </w:rPr>
        <w:t>串口进行初始化，通过</w:t>
      </w:r>
      <w:r>
        <w:rPr>
          <w:rFonts w:hint="eastAsia"/>
        </w:rPr>
        <w:t>STM32</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串口在接收到数据后能产生相应的数据中断。模块初始化成功后即可通过蓝牙串口发送数据，向</w:t>
      </w:r>
      <w:r>
        <w:rPr>
          <w:rFonts w:hint="eastAsia"/>
        </w:rPr>
        <w:t>PC</w:t>
      </w:r>
      <w:r>
        <w:rPr>
          <w:rFonts w:hint="eastAsia"/>
        </w:rPr>
        <w:t>端发送采集到的相关数据。</w:t>
      </w:r>
    </w:p>
    <w:p w:rsidR="003461B4" w:rsidRDefault="003461B4" w:rsidP="003461B4">
      <w:pPr>
        <w:pStyle w:val="ae"/>
      </w:pPr>
      <w:r>
        <w:rPr>
          <w:rFonts w:hint="eastAsia"/>
        </w:rPr>
        <w:t>(5)</w:t>
      </w:r>
      <w:r>
        <w:rPr>
          <w:rFonts w:hint="eastAsia"/>
        </w:rPr>
        <w:t>语音输出模块</w:t>
      </w:r>
    </w:p>
    <w:p w:rsidR="003461B4" w:rsidRDefault="003461B4" w:rsidP="003461B4">
      <w:pPr>
        <w:pStyle w:val="ae"/>
      </w:pPr>
      <w:r>
        <w:rPr>
          <w:rFonts w:hint="eastAsia"/>
        </w:rPr>
        <w:t>智能垃圾桶内置语音提示模块，系统具有语音提示功能，对相应的操作提供语音提示，如“您好”、“可回收垃圾”、“厨余垃圾”、“其他垃圾”等。内置的语音提示模块，可以将语音识别模块识别到的垃圾分类信息以语音的方式播放出来，具有良好的人机交互体验。</w:t>
      </w:r>
    </w:p>
    <w:p w:rsidR="003461B4" w:rsidRDefault="003461B4" w:rsidP="003461B4">
      <w:pPr>
        <w:pStyle w:val="ae"/>
      </w:pPr>
      <w:r>
        <w:rPr>
          <w:rFonts w:hint="eastAsia"/>
        </w:rPr>
        <w:t>(6)</w:t>
      </w:r>
      <w:r>
        <w:rPr>
          <w:rFonts w:hint="eastAsia"/>
        </w:rPr>
        <w:t>电源控制模块</w:t>
      </w:r>
    </w:p>
    <w:p w:rsidR="003461B4" w:rsidRDefault="003461B4" w:rsidP="003461B4">
      <w:pPr>
        <w:pStyle w:val="ae"/>
      </w:pPr>
      <w:r>
        <w:rPr>
          <w:rFonts w:hint="eastAsia"/>
        </w:rPr>
        <w:t>为了保证整个系统能够正常稳定地工作，一个设计合理的电源电路是系统十分重要的组成部分。该系统的供电方式为交流电供电，各个模块采用统一的电源供电方式，以保证供电的稳定性。</w:t>
      </w:r>
    </w:p>
    <w:p w:rsidR="003461B4" w:rsidRDefault="003461B4" w:rsidP="00D13DFB">
      <w:pPr>
        <w:pStyle w:val="2"/>
      </w:pPr>
      <w:bookmarkStart w:id="45" w:name="_Toc40520480"/>
      <w:bookmarkStart w:id="46" w:name="_Toc40783227"/>
      <w:r>
        <w:rPr>
          <w:rFonts w:hint="eastAsia"/>
        </w:rPr>
        <w:t>各模块方案选型</w:t>
      </w:r>
      <w:bookmarkEnd w:id="45"/>
      <w:bookmarkEnd w:id="46"/>
    </w:p>
    <w:p w:rsidR="003461B4" w:rsidRDefault="003461B4" w:rsidP="007809CB">
      <w:pPr>
        <w:pStyle w:val="3"/>
        <w:ind w:firstLine="480"/>
      </w:pPr>
      <w:bookmarkStart w:id="47" w:name="_Toc40520481"/>
      <w:bookmarkStart w:id="48" w:name="_Toc40783228"/>
      <w:r>
        <w:rPr>
          <w:rFonts w:hint="eastAsia"/>
        </w:rPr>
        <w:t>微控制模块</w:t>
      </w:r>
      <w:bookmarkEnd w:id="47"/>
      <w:bookmarkEnd w:id="48"/>
    </w:p>
    <w:p w:rsidR="003461B4" w:rsidRPr="00322BE4" w:rsidRDefault="003461B4" w:rsidP="003461B4">
      <w:pPr>
        <w:pStyle w:val="ae"/>
      </w:pPr>
      <w:r w:rsidRPr="00322BE4">
        <w:rPr>
          <w:rFonts w:hint="eastAsia"/>
        </w:rPr>
        <w:t>作为嵌入式硬件部分的“大脑”，主控芯片的选择应该从性能、性价比等诸多因素考虑。主控芯片选型将对比以</w:t>
      </w:r>
      <w:r w:rsidRPr="00322BE4">
        <w:rPr>
          <w:rFonts w:hint="eastAsia"/>
        </w:rPr>
        <w:t>51</w:t>
      </w:r>
      <w:r w:rsidRPr="00322BE4">
        <w:rPr>
          <w:rFonts w:hint="eastAsia"/>
        </w:rPr>
        <w:t>为核心的</w:t>
      </w:r>
      <w:r w:rsidRPr="00322BE4">
        <w:rPr>
          <w:rFonts w:hint="eastAsia"/>
        </w:rPr>
        <w:t>STC15F2K60S2</w:t>
      </w:r>
      <w:r w:rsidRPr="00322BE4">
        <w:rPr>
          <w:rFonts w:hint="eastAsia"/>
        </w:rPr>
        <w:t>系列单片机，以</w:t>
      </w:r>
      <w:r w:rsidRPr="00322BE4">
        <w:rPr>
          <w:rFonts w:hint="eastAsia"/>
        </w:rPr>
        <w:t>FPGA</w:t>
      </w:r>
      <w:r w:rsidRPr="00322BE4">
        <w:rPr>
          <w:rFonts w:hint="eastAsia"/>
        </w:rPr>
        <w:t>为核心技术的</w:t>
      </w:r>
      <w:r w:rsidRPr="00322BE4">
        <w:rPr>
          <w:rFonts w:hint="eastAsia"/>
        </w:rPr>
        <w:t>EP2C8Q208CN8</w:t>
      </w:r>
      <w:r w:rsidRPr="00322BE4">
        <w:rPr>
          <w:rFonts w:hint="eastAsia"/>
        </w:rPr>
        <w:t>，以</w:t>
      </w:r>
      <w:r w:rsidRPr="00322BE4">
        <w:rPr>
          <w:rFonts w:hint="eastAsia"/>
        </w:rPr>
        <w:t>ARMCortex-M</w:t>
      </w:r>
      <w:r w:rsidRPr="00322BE4">
        <w:rPr>
          <w:rFonts w:hint="eastAsia"/>
        </w:rPr>
        <w:t>为内核的</w:t>
      </w:r>
      <w:r w:rsidRPr="00322BE4">
        <w:rPr>
          <w:rFonts w:hint="eastAsia"/>
        </w:rPr>
        <w:t>STM32F103C8T6</w:t>
      </w:r>
      <w:r w:rsidRPr="00322BE4">
        <w:rPr>
          <w:rFonts w:hint="eastAsia"/>
        </w:rPr>
        <w:t>芯片，分析总结选型方案。</w:t>
      </w:r>
    </w:p>
    <w:p w:rsidR="003461B4" w:rsidRDefault="003461B4" w:rsidP="003461B4">
      <w:pPr>
        <w:pStyle w:val="ae"/>
      </w:pPr>
      <w:r w:rsidRPr="0050706F">
        <w:rPr>
          <w:rFonts w:hint="eastAsia"/>
          <w:highlight w:val="yellow"/>
          <w:rPrChange w:id="49" w:author="匿名" w:date="2020-05-19T18:33:00Z">
            <w:rPr>
              <w:rFonts w:hint="eastAsia"/>
            </w:rPr>
          </w:rPrChange>
        </w:rPr>
        <w:t>（１）</w:t>
      </w:r>
      <w:r>
        <w:rPr>
          <w:rFonts w:hint="eastAsia"/>
        </w:rPr>
        <w:t>STC15F2K60S2</w:t>
      </w:r>
      <w:r>
        <w:rPr>
          <w:rFonts w:hint="eastAsia"/>
        </w:rPr>
        <w:t>系列单片机简介</w:t>
      </w:r>
    </w:p>
    <w:p w:rsidR="003461B4" w:rsidRDefault="003461B4" w:rsidP="003461B4">
      <w:pPr>
        <w:pStyle w:val="ae"/>
      </w:pPr>
      <w:r>
        <w:rPr>
          <w:rFonts w:hint="eastAsia"/>
        </w:rPr>
        <w:t>宏晶公司在</w:t>
      </w:r>
      <w:r>
        <w:rPr>
          <w:rFonts w:hint="eastAsia"/>
        </w:rPr>
        <w:t>2012</w:t>
      </w:r>
      <w:r>
        <w:rPr>
          <w:rFonts w:hint="eastAsia"/>
        </w:rPr>
        <w:t>年推出</w:t>
      </w:r>
      <w:r>
        <w:rPr>
          <w:rFonts w:hint="eastAsia"/>
        </w:rPr>
        <w:t>STC15F2K60S2</w:t>
      </w:r>
      <w:r>
        <w:rPr>
          <w:rFonts w:hint="eastAsia"/>
        </w:rPr>
        <w:t>系列单片机。该系列单片机为加强型</w:t>
      </w:r>
      <w:r>
        <w:rPr>
          <w:rFonts w:hint="eastAsia"/>
        </w:rPr>
        <w:t>8051</w:t>
      </w:r>
      <w:r>
        <w:rPr>
          <w:rFonts w:hint="eastAsia"/>
        </w:rPr>
        <w:t>内核，因此运行速度比传统的</w:t>
      </w:r>
      <w:r>
        <w:rPr>
          <w:rFonts w:hint="eastAsia"/>
        </w:rPr>
        <w:t>8051</w:t>
      </w:r>
      <w:r>
        <w:rPr>
          <w:rFonts w:hint="eastAsia"/>
        </w:rPr>
        <w:t>内核快</w:t>
      </w:r>
      <w:r>
        <w:rPr>
          <w:rFonts w:hint="eastAsia"/>
        </w:rPr>
        <w:t>10</w:t>
      </w:r>
      <w:r>
        <w:rPr>
          <w:rFonts w:hint="eastAsia"/>
        </w:rPr>
        <w:t>倍左右，最高可达</w:t>
      </w:r>
      <w:r>
        <w:rPr>
          <w:rFonts w:hint="eastAsia"/>
        </w:rPr>
        <w:t>30MHz</w:t>
      </w:r>
      <w:r>
        <w:rPr>
          <w:rFonts w:hint="eastAsia"/>
        </w:rPr>
        <w:t>。拥有</w:t>
      </w:r>
      <w:r>
        <w:rPr>
          <w:rFonts w:hint="eastAsia"/>
        </w:rPr>
        <w:t>60KB FLASH</w:t>
      </w:r>
      <w:r>
        <w:rPr>
          <w:rFonts w:hint="eastAsia"/>
        </w:rPr>
        <w:t>程序存储器，</w:t>
      </w:r>
      <w:r>
        <w:rPr>
          <w:rFonts w:hint="eastAsia"/>
        </w:rPr>
        <w:t>1KB</w:t>
      </w:r>
      <w:r>
        <w:rPr>
          <w:rFonts w:hint="eastAsia"/>
        </w:rPr>
        <w:t>数据闪存存储器，</w:t>
      </w:r>
      <w:r>
        <w:rPr>
          <w:rFonts w:hint="eastAsia"/>
        </w:rPr>
        <w:t>2048</w:t>
      </w:r>
      <w:r>
        <w:rPr>
          <w:rFonts w:hint="eastAsia"/>
        </w:rPr>
        <w:t>个字节的静态随机存取存储器（</w:t>
      </w:r>
      <w:r>
        <w:rPr>
          <w:rFonts w:hint="eastAsia"/>
        </w:rPr>
        <w:t>SRAM</w:t>
      </w:r>
      <w:r>
        <w:rPr>
          <w:rFonts w:hint="eastAsia"/>
        </w:rPr>
        <w:t>）。该系列中</w:t>
      </w:r>
      <w:r>
        <w:rPr>
          <w:rFonts w:hint="eastAsia"/>
        </w:rPr>
        <w:t>STC15F2K60S2-30I-LQFP44</w:t>
      </w:r>
      <w:r>
        <w:rPr>
          <w:rFonts w:hint="eastAsia"/>
        </w:rPr>
        <w:t>单片机为工业级芯片，其工作温度范围在</w:t>
      </w:r>
      <w:r>
        <w:rPr>
          <w:rFonts w:hint="eastAsia"/>
        </w:rPr>
        <w:t>-40</w:t>
      </w:r>
      <w:r>
        <w:rPr>
          <w:rFonts w:hint="eastAsia"/>
        </w:rPr>
        <w:t>℃</w:t>
      </w:r>
      <w:r>
        <w:rPr>
          <w:rFonts w:hint="eastAsia"/>
        </w:rPr>
        <w:t>~+85</w:t>
      </w:r>
      <w:r>
        <w:rPr>
          <w:rFonts w:hint="eastAsia"/>
        </w:rPr>
        <w:t>℃，不仅如此其灵活可选的管脚封装数量和形式，小巧的外观，低廉的成本受到行业内青睐，并在低成本系统中应用广泛。</w:t>
      </w:r>
    </w:p>
    <w:p w:rsidR="003461B4" w:rsidRDefault="003461B4" w:rsidP="003461B4">
      <w:pPr>
        <w:pStyle w:val="ae"/>
      </w:pPr>
      <w:r w:rsidRPr="0050706F">
        <w:rPr>
          <w:rFonts w:hint="eastAsia"/>
          <w:highlight w:val="yellow"/>
          <w:rPrChange w:id="50" w:author="匿名" w:date="2020-05-19T18:33:00Z">
            <w:rPr>
              <w:rFonts w:hint="eastAsia"/>
            </w:rPr>
          </w:rPrChange>
        </w:rPr>
        <w:lastRenderedPageBreak/>
        <w:t>（２）</w:t>
      </w:r>
      <w:r>
        <w:rPr>
          <w:rFonts w:hint="eastAsia"/>
        </w:rPr>
        <w:t>EP2C8Q208CN8</w:t>
      </w:r>
      <w:r>
        <w:rPr>
          <w:rFonts w:hint="eastAsia"/>
        </w:rPr>
        <w:t>简介</w:t>
      </w:r>
    </w:p>
    <w:p w:rsidR="003461B4" w:rsidRDefault="003461B4" w:rsidP="003461B4">
      <w:pPr>
        <w:pStyle w:val="ae"/>
      </w:pPr>
      <w:r>
        <w:rPr>
          <w:rFonts w:hint="eastAsia"/>
        </w:rPr>
        <w:t>EP2C8Q208CN8</w:t>
      </w:r>
      <w:r>
        <w:rPr>
          <w:rFonts w:hint="eastAsia"/>
        </w:rPr>
        <w:t>为</w:t>
      </w:r>
      <w:r>
        <w:rPr>
          <w:rFonts w:hint="eastAsia"/>
        </w:rPr>
        <w:t>Altera</w:t>
      </w:r>
      <w:r>
        <w:rPr>
          <w:rFonts w:hint="eastAsia"/>
        </w:rPr>
        <w:t>公司推出的一款现场可编程门阵列（</w:t>
      </w:r>
      <w:r>
        <w:rPr>
          <w:rFonts w:hint="eastAsia"/>
        </w:rPr>
        <w:t>FPGA</w:t>
      </w:r>
      <w:r>
        <w:rPr>
          <w:rFonts w:hint="eastAsia"/>
        </w:rPr>
        <w:t>），拥有</w:t>
      </w:r>
      <w:r>
        <w:rPr>
          <w:rFonts w:hint="eastAsia"/>
        </w:rPr>
        <w:t>8256</w:t>
      </w:r>
      <w:r>
        <w:rPr>
          <w:rFonts w:hint="eastAsia"/>
        </w:rPr>
        <w:t>个逻辑单元，</w:t>
      </w:r>
      <w:r>
        <w:rPr>
          <w:rFonts w:hint="eastAsia"/>
        </w:rPr>
        <w:t>18</w:t>
      </w:r>
      <w:r>
        <w:rPr>
          <w:rFonts w:hint="eastAsia"/>
        </w:rPr>
        <w:t>个</w:t>
      </w:r>
      <w:r>
        <w:rPr>
          <w:rFonts w:hint="eastAsia"/>
        </w:rPr>
        <w:t>18x18</w:t>
      </w:r>
      <w:r>
        <w:rPr>
          <w:rFonts w:hint="eastAsia"/>
        </w:rPr>
        <w:t>乘法器，两个锁相环，用户可用</w:t>
      </w:r>
      <w:r>
        <w:rPr>
          <w:rFonts w:hint="eastAsia"/>
        </w:rPr>
        <w:t>I/O</w:t>
      </w:r>
      <w:r>
        <w:rPr>
          <w:rFonts w:hint="eastAsia"/>
        </w:rPr>
        <w:t>数量高达</w:t>
      </w:r>
      <w:r>
        <w:rPr>
          <w:rFonts w:hint="eastAsia"/>
        </w:rPr>
        <w:t>182</w:t>
      </w:r>
      <w:r>
        <w:rPr>
          <w:rFonts w:hint="eastAsia"/>
        </w:rPr>
        <w:t>个。其电源可选用</w:t>
      </w:r>
      <w:r>
        <w:rPr>
          <w:rFonts w:hint="eastAsia"/>
        </w:rPr>
        <w:t>3.3V</w:t>
      </w:r>
      <w:r>
        <w:rPr>
          <w:rFonts w:hint="eastAsia"/>
        </w:rPr>
        <w:t>、</w:t>
      </w:r>
      <w:r>
        <w:rPr>
          <w:rFonts w:hint="eastAsia"/>
        </w:rPr>
        <w:t>2.5V</w:t>
      </w:r>
      <w:r>
        <w:rPr>
          <w:rFonts w:hint="eastAsia"/>
        </w:rPr>
        <w:t>、</w:t>
      </w:r>
      <w:r>
        <w:rPr>
          <w:rFonts w:hint="eastAsia"/>
        </w:rPr>
        <w:t>1.2V</w:t>
      </w:r>
      <w:r>
        <w:rPr>
          <w:rFonts w:hint="eastAsia"/>
        </w:rPr>
        <w:t>等，满足低功耗要求。</w:t>
      </w:r>
      <w:r>
        <w:rPr>
          <w:rFonts w:hint="eastAsia"/>
        </w:rPr>
        <w:t>FPGA</w:t>
      </w:r>
      <w:r>
        <w:rPr>
          <w:rFonts w:hint="eastAsia"/>
        </w:rPr>
        <w:t>技术在运算速度、数据逻辑处理能力上是其他同类型芯片无法比拟的，因此该芯片被广泛应用在汽车电子、光学测试等领域。</w:t>
      </w:r>
    </w:p>
    <w:p w:rsidR="003461B4" w:rsidRDefault="003461B4" w:rsidP="003461B4">
      <w:pPr>
        <w:pStyle w:val="ae"/>
      </w:pPr>
      <w:r>
        <w:rPr>
          <w:rFonts w:hint="eastAsia"/>
        </w:rPr>
        <w:t>（３）</w:t>
      </w:r>
      <w:r>
        <w:rPr>
          <w:rFonts w:hint="eastAsia"/>
        </w:rPr>
        <w:t>STM32F103C8T6</w:t>
      </w:r>
      <w:r>
        <w:rPr>
          <w:rFonts w:hint="eastAsia"/>
        </w:rPr>
        <w:t>处理器简介</w:t>
      </w:r>
    </w:p>
    <w:p w:rsidR="003461B4" w:rsidRDefault="003461B4" w:rsidP="003461B4">
      <w:pPr>
        <w:pStyle w:val="ae"/>
      </w:pPr>
      <w:r>
        <w:rPr>
          <w:rFonts w:hint="eastAsia"/>
        </w:rPr>
        <w:t>STM32F103C8T6</w:t>
      </w:r>
      <w:r>
        <w:rPr>
          <w:rFonts w:hint="eastAsia"/>
        </w:rPr>
        <w:t>是</w:t>
      </w:r>
      <w:r>
        <w:rPr>
          <w:rFonts w:hint="eastAsia"/>
        </w:rPr>
        <w:t>STMicroelectronics</w:t>
      </w:r>
      <w:r>
        <w:rPr>
          <w:rFonts w:hint="eastAsia"/>
        </w:rPr>
        <w:t>公司推出的一款基于</w:t>
      </w:r>
      <w:r>
        <w:rPr>
          <w:rFonts w:hint="eastAsia"/>
        </w:rPr>
        <w:t>ARMCortex-M</w:t>
      </w:r>
      <w:r>
        <w:rPr>
          <w:rFonts w:hint="eastAsia"/>
        </w:rPr>
        <w:t>内核的</w:t>
      </w:r>
      <w:r>
        <w:rPr>
          <w:rFonts w:hint="eastAsia"/>
        </w:rPr>
        <w:t>32</w:t>
      </w:r>
      <w:r>
        <w:rPr>
          <w:rFonts w:hint="eastAsia"/>
        </w:rPr>
        <w:t>位微控制器。其程序存储器是可擦除式闪存存储器（</w:t>
      </w:r>
      <w:r>
        <w:rPr>
          <w:rFonts w:hint="eastAsia"/>
        </w:rPr>
        <w:t>FLASH</w:t>
      </w:r>
      <w:r>
        <w:rPr>
          <w:rFonts w:hint="eastAsia"/>
        </w:rPr>
        <w:t>），容量达</w:t>
      </w:r>
      <w:r>
        <w:rPr>
          <w:rFonts w:hint="eastAsia"/>
        </w:rPr>
        <w:t>64KB</w:t>
      </w:r>
      <w:r>
        <w:rPr>
          <w:rFonts w:hint="eastAsia"/>
        </w:rPr>
        <w:t>，</w:t>
      </w:r>
      <w:r>
        <w:rPr>
          <w:rFonts w:hint="eastAsia"/>
        </w:rPr>
        <w:t>RAM</w:t>
      </w:r>
      <w:r>
        <w:rPr>
          <w:rFonts w:hint="eastAsia"/>
        </w:rPr>
        <w:t>容量为</w:t>
      </w:r>
      <w:r>
        <w:rPr>
          <w:rFonts w:hint="eastAsia"/>
        </w:rPr>
        <w:t>20Kx8</w:t>
      </w:r>
      <w:r>
        <w:rPr>
          <w:rFonts w:hint="eastAsia"/>
        </w:rPr>
        <w:t>，运行速度高达</w:t>
      </w:r>
      <w:r>
        <w:rPr>
          <w:rFonts w:hint="eastAsia"/>
        </w:rPr>
        <w:t>72MHz</w:t>
      </w:r>
      <w:r>
        <w:rPr>
          <w:rFonts w:hint="eastAsia"/>
        </w:rPr>
        <w:t>。不仅如此，其丰富的外设资源也是该芯片的一大亮点，具备三个通用定时器，两组</w:t>
      </w:r>
      <w:r>
        <w:rPr>
          <w:rFonts w:hint="eastAsia"/>
        </w:rPr>
        <w:t>SPI</w:t>
      </w:r>
      <w:r>
        <w:rPr>
          <w:rFonts w:hint="eastAsia"/>
        </w:rPr>
        <w:t>通信接口，两组</w:t>
      </w:r>
      <w:r>
        <w:rPr>
          <w:rFonts w:hint="eastAsia"/>
        </w:rPr>
        <w:t>I2C</w:t>
      </w:r>
      <w:r>
        <w:rPr>
          <w:rFonts w:hint="eastAsia"/>
        </w:rPr>
        <w:t>接口等。同时该芯片采用工业级芯片设计，工作温度范围达</w:t>
      </w:r>
      <w:r>
        <w:rPr>
          <w:rFonts w:hint="eastAsia"/>
        </w:rPr>
        <w:t>-40</w:t>
      </w:r>
      <w:r>
        <w:rPr>
          <w:rFonts w:hint="eastAsia"/>
        </w:rPr>
        <w:t>℃</w:t>
      </w:r>
      <w:r>
        <w:rPr>
          <w:rFonts w:hint="eastAsia"/>
        </w:rPr>
        <w:t>~+85</w:t>
      </w:r>
      <w:r>
        <w:rPr>
          <w:rFonts w:hint="eastAsia"/>
        </w:rPr>
        <w:t>℃，精简的</w:t>
      </w:r>
      <w:r>
        <w:rPr>
          <w:rFonts w:hint="eastAsia"/>
        </w:rPr>
        <w:t>48</w:t>
      </w:r>
      <w:r>
        <w:rPr>
          <w:rFonts w:hint="eastAsia"/>
        </w:rPr>
        <w:t>管脚贴片封装。工作电压范围为</w:t>
      </w:r>
      <w:r>
        <w:rPr>
          <w:rFonts w:hint="eastAsia"/>
        </w:rPr>
        <w:t>2.0V~3.6V</w:t>
      </w:r>
      <w:r>
        <w:rPr>
          <w:rFonts w:hint="eastAsia"/>
        </w:rPr>
        <w:t>，拥有睡眠唤醒、低功耗等模式。</w:t>
      </w:r>
    </w:p>
    <w:p w:rsidR="003461B4" w:rsidRPr="00F644AB" w:rsidRDefault="003461B4" w:rsidP="003461B4">
      <w:pPr>
        <w:pStyle w:val="ae"/>
      </w:pPr>
      <w:r>
        <w:rPr>
          <w:rFonts w:hint="eastAsia"/>
        </w:rPr>
        <w:tab/>
      </w:r>
      <w:r>
        <w:rPr>
          <w:rFonts w:hint="eastAsia"/>
        </w:rPr>
        <w:t>通过介绍分析以上三款不同公司生产的处理器，可以得知，</w:t>
      </w:r>
      <w:r>
        <w:rPr>
          <w:rFonts w:hint="eastAsia"/>
        </w:rPr>
        <w:t>STC15F2K60S2</w:t>
      </w:r>
      <w:r>
        <w:rPr>
          <w:rFonts w:hint="eastAsia"/>
        </w:rPr>
        <w:t>系列单片机虽然管口精简，成本低廉，拥有工业级芯片的标准，但是运算速度、外设数量不能满足系统需求；</w:t>
      </w:r>
      <w:r>
        <w:rPr>
          <w:rFonts w:hint="eastAsia"/>
        </w:rPr>
        <w:t>EP2C8Q208CN8</w:t>
      </w:r>
      <w:r>
        <w:rPr>
          <w:rFonts w:hint="eastAsia"/>
        </w:rPr>
        <w:t>具备髙速运算能力，数据处理能力强，但是操作复杂，管口过于庞杂，且不符合工业级标准要求；</w:t>
      </w:r>
      <w:r>
        <w:rPr>
          <w:rFonts w:hint="eastAsia"/>
        </w:rPr>
        <w:t>STM32F103C8T6</w:t>
      </w:r>
      <w:r>
        <w:rPr>
          <w:rFonts w:hint="eastAsia"/>
        </w:rPr>
        <w:t>处理器不仅外设丰富，是一款工业级芯片，管脚精简而且运算速度快，可以搭载操作系统，符合本系统嵌入式硬件</w:t>
      </w:r>
      <w:r>
        <w:rPr>
          <w:rFonts w:hint="eastAsia"/>
        </w:rPr>
        <w:t>MCU</w:t>
      </w:r>
      <w:r>
        <w:rPr>
          <w:rFonts w:hint="eastAsia"/>
        </w:rPr>
        <w:t>的要求。</w:t>
      </w:r>
    </w:p>
    <w:p w:rsidR="003461B4" w:rsidRPr="007809CB" w:rsidRDefault="003461B4" w:rsidP="007809CB">
      <w:pPr>
        <w:pStyle w:val="3"/>
        <w:ind w:firstLine="480"/>
      </w:pPr>
      <w:bookmarkStart w:id="51" w:name="_Toc40520482"/>
      <w:bookmarkStart w:id="52" w:name="_Toc40783229"/>
      <w:r w:rsidRPr="007809CB">
        <w:rPr>
          <w:rFonts w:hint="eastAsia"/>
        </w:rPr>
        <w:t>语音识别模块</w:t>
      </w:r>
      <w:bookmarkEnd w:id="51"/>
      <w:bookmarkEnd w:id="52"/>
    </w:p>
    <w:p w:rsidR="003461B4" w:rsidRDefault="003461B4" w:rsidP="003461B4">
      <w:pPr>
        <w:pStyle w:val="ae"/>
      </w:pPr>
      <w:r>
        <w:rPr>
          <w:rFonts w:hint="eastAsia"/>
        </w:rPr>
        <w:t>本项目中人机交互方向的语音识别应用系统部分，目的是实现基于开方式环境的语音识别智能化人机交互，具体需要实现下功能：</w:t>
      </w:r>
    </w:p>
    <w:p w:rsidR="003461B4" w:rsidRDefault="003461B4" w:rsidP="003461B4">
      <w:pPr>
        <w:pStyle w:val="ae"/>
        <w:ind w:firstLineChars="0" w:firstLine="0"/>
      </w:pPr>
      <w:r>
        <w:rPr>
          <w:rFonts w:hint="eastAsia"/>
        </w:rPr>
        <w:t>（１）实现不同年龄、性别语音的识别功能，即非特定人语音识别；</w:t>
      </w:r>
    </w:p>
    <w:p w:rsidR="003461B4" w:rsidRDefault="003461B4" w:rsidP="003461B4">
      <w:pPr>
        <w:pStyle w:val="ae"/>
        <w:ind w:firstLineChars="0" w:firstLine="0"/>
      </w:pPr>
      <w:r>
        <w:rPr>
          <w:rFonts w:hint="eastAsia"/>
        </w:rPr>
        <w:t>（２）保持较高的识别准确率；</w:t>
      </w:r>
    </w:p>
    <w:p w:rsidR="003461B4" w:rsidRDefault="003461B4" w:rsidP="003461B4">
      <w:pPr>
        <w:pStyle w:val="ae"/>
        <w:ind w:firstLineChars="0" w:firstLine="0"/>
      </w:pPr>
      <w:r>
        <w:rPr>
          <w:rFonts w:hint="eastAsia"/>
        </w:rPr>
        <w:t>（３）可以进行对长句的识别，使得说话人交互更加自然；</w:t>
      </w:r>
    </w:p>
    <w:p w:rsidR="003461B4" w:rsidRDefault="003461B4" w:rsidP="003461B4">
      <w:pPr>
        <w:pStyle w:val="ae"/>
        <w:ind w:firstLineChars="0" w:firstLine="0"/>
      </w:pPr>
      <w:r>
        <w:rPr>
          <w:rFonts w:hint="eastAsia"/>
        </w:rPr>
        <w:t>（４）丰富的语料库和关键词列表；</w:t>
      </w:r>
    </w:p>
    <w:p w:rsidR="003461B4" w:rsidRDefault="003461B4" w:rsidP="003461B4">
      <w:pPr>
        <w:pStyle w:val="ae"/>
        <w:ind w:firstLineChars="0" w:firstLine="0"/>
      </w:pPr>
      <w:r>
        <w:rPr>
          <w:rFonts w:hint="eastAsia"/>
        </w:rPr>
        <w:t>（５）动态添加识别指令，并且不得有烧写程序之类的反复过程；</w:t>
      </w:r>
    </w:p>
    <w:p w:rsidR="003461B4" w:rsidRDefault="003461B4" w:rsidP="003461B4">
      <w:pPr>
        <w:pStyle w:val="ae"/>
        <w:ind w:firstLineChars="0" w:firstLine="0"/>
      </w:pPr>
      <w:r>
        <w:rPr>
          <w:rFonts w:hint="eastAsia"/>
        </w:rPr>
        <w:t>（６）能够与上位机自由交互，并将识别命令实时传送给上位机系统；</w:t>
      </w:r>
    </w:p>
    <w:p w:rsidR="003461B4" w:rsidRDefault="003461B4" w:rsidP="003461B4">
      <w:pPr>
        <w:pStyle w:val="ae"/>
        <w:ind w:firstLineChars="0" w:firstLine="0"/>
      </w:pPr>
      <w:r>
        <w:rPr>
          <w:rFonts w:hint="eastAsia"/>
        </w:rPr>
        <w:tab/>
      </w:r>
      <w:r>
        <w:rPr>
          <w:rFonts w:hint="eastAsia"/>
        </w:rPr>
        <w:t>为了可以在任何场景进行语音识别，满足开方式环境下的特定需求，而且不受网络信号强弱限制，并且尽可能小的占用</w:t>
      </w:r>
      <w:r>
        <w:rPr>
          <w:rFonts w:hint="eastAsia"/>
        </w:rPr>
        <w:t>CPU</w:t>
      </w:r>
      <w:r>
        <w:rPr>
          <w:rFonts w:hint="eastAsia"/>
        </w:rPr>
        <w:t>资源等这些条件，本文选择非特定人语音识别系统。它的优势在于：无须训练，识别快速没有延时。但是缺点在于存储命令太少，更改匹配指令列表的过程复杂（需要烧写程序）。</w:t>
      </w:r>
    </w:p>
    <w:p w:rsidR="003461B4" w:rsidRDefault="003461B4" w:rsidP="003461B4">
      <w:pPr>
        <w:pStyle w:val="ae"/>
      </w:pPr>
      <w:r>
        <w:rPr>
          <w:rFonts w:hint="eastAsia"/>
        </w:rPr>
        <w:t>目前主流的专门用来进行语音识别的芯片主要有三种。分别是</w:t>
      </w:r>
      <w:r>
        <w:rPr>
          <w:rFonts w:hint="eastAsia"/>
        </w:rPr>
        <w:t>ICRoute</w:t>
      </w:r>
      <w:r>
        <w:rPr>
          <w:rFonts w:hint="eastAsia"/>
        </w:rPr>
        <w:t>公司</w:t>
      </w:r>
      <w:r>
        <w:rPr>
          <w:rFonts w:hint="eastAsia"/>
        </w:rPr>
        <w:lastRenderedPageBreak/>
        <w:t>的</w:t>
      </w:r>
      <w:r>
        <w:rPr>
          <w:rFonts w:hint="eastAsia"/>
        </w:rPr>
        <w:t>LD3320</w:t>
      </w:r>
      <w:r>
        <w:rPr>
          <w:rFonts w:hint="eastAsia"/>
        </w:rPr>
        <w:t>，凌阳公司的</w:t>
      </w:r>
      <w:r>
        <w:rPr>
          <w:rFonts w:hint="eastAsia"/>
        </w:rPr>
        <w:t>SPCE061A</w:t>
      </w:r>
      <w:r>
        <w:rPr>
          <w:rFonts w:hint="eastAsia"/>
        </w:rPr>
        <w:t>和科大讯飞的</w:t>
      </w:r>
      <w:r>
        <w:rPr>
          <w:rFonts w:hint="eastAsia"/>
        </w:rPr>
        <w:t>XFS5152CE</w:t>
      </w:r>
      <w:r>
        <w:rPr>
          <w:rFonts w:hint="eastAsia"/>
        </w:rPr>
        <w:t>等。</w:t>
      </w:r>
    </w:p>
    <w:p w:rsidR="00F4125C" w:rsidRDefault="00F4125C" w:rsidP="00F4125C">
      <w:pPr>
        <w:pStyle w:val="afa"/>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主流专用识别芯片对比</w:t>
      </w:r>
    </w:p>
    <w:tbl>
      <w:tblPr>
        <w:tblStyle w:val="PlainTable2"/>
        <w:tblW w:w="0" w:type="auto"/>
        <w:tblLook w:val="04A0" w:firstRow="1" w:lastRow="0" w:firstColumn="1" w:lastColumn="0" w:noHBand="0" w:noVBand="1"/>
      </w:tblPr>
      <w:tblGrid>
        <w:gridCol w:w="1716"/>
        <w:gridCol w:w="1716"/>
        <w:gridCol w:w="1716"/>
        <w:gridCol w:w="1716"/>
        <w:gridCol w:w="1658"/>
      </w:tblGrid>
      <w:tr w:rsidR="003461B4" w:rsidTr="00120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Pr="00321910" w:rsidRDefault="003461B4" w:rsidP="00321910">
            <w:pPr>
              <w:pStyle w:val="af8"/>
            </w:pPr>
            <w:r w:rsidRPr="00321910">
              <w:rPr>
                <w:rFonts w:hint="eastAsia"/>
              </w:rPr>
              <w:t>芯片</w:t>
            </w:r>
          </w:p>
        </w:tc>
        <w:tc>
          <w:tcPr>
            <w:tcW w:w="1716" w:type="dxa"/>
          </w:tcPr>
          <w:p w:rsidR="003461B4" w:rsidRPr="00321910" w:rsidRDefault="003461B4" w:rsidP="00321910">
            <w:pPr>
              <w:pStyle w:val="af8"/>
              <w:cnfStyle w:val="100000000000" w:firstRow="1" w:lastRow="0" w:firstColumn="0" w:lastColumn="0" w:oddVBand="0" w:evenVBand="0" w:oddHBand="0" w:evenHBand="0" w:firstRowFirstColumn="0" w:firstRowLastColumn="0" w:lastRowFirstColumn="0" w:lastRowLastColumn="0"/>
            </w:pPr>
            <w:r w:rsidRPr="00321910">
              <w:rPr>
                <w:rFonts w:hint="eastAsia"/>
              </w:rPr>
              <w:t>是否训练</w:t>
            </w:r>
          </w:p>
        </w:tc>
        <w:tc>
          <w:tcPr>
            <w:tcW w:w="1716" w:type="dxa"/>
          </w:tcPr>
          <w:p w:rsidR="003461B4" w:rsidRPr="00321910" w:rsidRDefault="003461B4" w:rsidP="00321910">
            <w:pPr>
              <w:pStyle w:val="af8"/>
              <w:cnfStyle w:val="100000000000" w:firstRow="1" w:lastRow="0" w:firstColumn="0" w:lastColumn="0" w:oddVBand="0" w:evenVBand="0" w:oddHBand="0" w:evenHBand="0" w:firstRowFirstColumn="0" w:firstRowLastColumn="0" w:lastRowFirstColumn="0" w:lastRowLastColumn="0"/>
            </w:pPr>
            <w:r w:rsidRPr="00321910">
              <w:rPr>
                <w:rFonts w:hint="eastAsia"/>
              </w:rPr>
              <w:t>非特定人</w:t>
            </w:r>
          </w:p>
        </w:tc>
        <w:tc>
          <w:tcPr>
            <w:tcW w:w="1716" w:type="dxa"/>
          </w:tcPr>
          <w:p w:rsidR="003461B4" w:rsidRPr="00321910" w:rsidRDefault="003461B4" w:rsidP="00321910">
            <w:pPr>
              <w:pStyle w:val="af8"/>
              <w:cnfStyle w:val="100000000000" w:firstRow="1" w:lastRow="0" w:firstColumn="0" w:lastColumn="0" w:oddVBand="0" w:evenVBand="0" w:oddHBand="0" w:evenHBand="0" w:firstRowFirstColumn="0" w:firstRowLastColumn="0" w:lastRowFirstColumn="0" w:lastRowLastColumn="0"/>
            </w:pPr>
            <w:r w:rsidRPr="00321910">
              <w:rPr>
                <w:rFonts w:hint="eastAsia"/>
              </w:rPr>
              <w:t>列表指令个数</w:t>
            </w:r>
          </w:p>
        </w:tc>
        <w:tc>
          <w:tcPr>
            <w:tcW w:w="1658" w:type="dxa"/>
          </w:tcPr>
          <w:p w:rsidR="003461B4" w:rsidRPr="00321910" w:rsidRDefault="003461B4" w:rsidP="00321910">
            <w:pPr>
              <w:pStyle w:val="af8"/>
              <w:cnfStyle w:val="100000000000" w:firstRow="1" w:lastRow="0" w:firstColumn="0" w:lastColumn="0" w:oddVBand="0" w:evenVBand="0" w:oddHBand="0" w:evenHBand="0" w:firstRowFirstColumn="0" w:firstRowLastColumn="0" w:lastRowFirstColumn="0" w:lastRowLastColumn="0"/>
            </w:pPr>
            <w:r w:rsidRPr="00321910">
              <w:rPr>
                <w:rFonts w:hint="eastAsia"/>
              </w:rPr>
              <w:t>市场价格</w:t>
            </w:r>
          </w:p>
        </w:tc>
      </w:tr>
      <w:tr w:rsidR="003461B4"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3461B4" w:rsidRDefault="003461B4" w:rsidP="00321910">
            <w:pPr>
              <w:pStyle w:val="af8"/>
              <w:rPr>
                <w:b w:val="0"/>
                <w:bCs w:val="0"/>
              </w:rPr>
            </w:pPr>
            <w:r>
              <w:rPr>
                <w:rFonts w:hint="eastAsia"/>
              </w:rPr>
              <w:t>SPCE061A</w:t>
            </w:r>
          </w:p>
          <w:p w:rsidR="003461B4" w:rsidRDefault="003461B4" w:rsidP="00321910">
            <w:pPr>
              <w:pStyle w:val="af8"/>
              <w:rPr>
                <w:b w:val="0"/>
                <w:bCs w:val="0"/>
              </w:rPr>
            </w:pPr>
            <w:r>
              <w:rPr>
                <w:rFonts w:hint="eastAsia"/>
              </w:rPr>
              <w:t>XFS5152CE</w:t>
            </w:r>
          </w:p>
          <w:p w:rsidR="003461B4" w:rsidRDefault="003461B4" w:rsidP="00321910">
            <w:pPr>
              <w:pStyle w:val="af8"/>
            </w:pPr>
            <w:r>
              <w:rPr>
                <w:rFonts w:hint="eastAsia"/>
              </w:rPr>
              <w:t>LD3320</w:t>
            </w:r>
          </w:p>
        </w:tc>
        <w:tc>
          <w:tcPr>
            <w:tcW w:w="1716" w:type="dxa"/>
          </w:tcPr>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否</w:t>
            </w:r>
          </w:p>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否</w:t>
            </w:r>
          </w:p>
        </w:tc>
        <w:tc>
          <w:tcPr>
            <w:tcW w:w="1716" w:type="dxa"/>
          </w:tcPr>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否</w:t>
            </w:r>
          </w:p>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是</w:t>
            </w:r>
          </w:p>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1716" w:type="dxa"/>
          </w:tcPr>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&lt;</w:t>
            </w:r>
            <w:r>
              <w:t>30</w:t>
            </w:r>
          </w:p>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&lt;</w:t>
            </w:r>
            <w:r>
              <w:t>50</w:t>
            </w:r>
          </w:p>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&lt;</w:t>
            </w:r>
            <w:r>
              <w:t>30</w:t>
            </w:r>
          </w:p>
        </w:tc>
        <w:tc>
          <w:tcPr>
            <w:tcW w:w="1658" w:type="dxa"/>
          </w:tcPr>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25</w:t>
            </w:r>
          </w:p>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50</w:t>
            </w:r>
          </w:p>
          <w:p w:rsidR="003461B4" w:rsidRDefault="003461B4" w:rsidP="00321910">
            <w:pPr>
              <w:pStyle w:val="af8"/>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35</w:t>
            </w:r>
          </w:p>
        </w:tc>
      </w:tr>
    </w:tbl>
    <w:p w:rsidR="003461B4" w:rsidRDefault="003461B4" w:rsidP="003461B4">
      <w:pPr>
        <w:pStyle w:val="ae"/>
      </w:pPr>
      <w:r>
        <w:rPr>
          <w:rFonts w:hint="eastAsia"/>
        </w:rPr>
        <w:t>凌阳公司的</w:t>
      </w:r>
      <w:r>
        <w:rPr>
          <w:rFonts w:hint="eastAsia"/>
        </w:rPr>
        <w:t>SPCE061A</w:t>
      </w:r>
      <w:r>
        <w:rPr>
          <w:rFonts w:hint="eastAsia"/>
        </w:rPr>
        <w:t>是一种</w:t>
      </w:r>
      <w:r>
        <w:rPr>
          <w:rFonts w:hint="eastAsia"/>
        </w:rPr>
        <w:t>16</w:t>
      </w:r>
      <w:r>
        <w:rPr>
          <w:rFonts w:hint="eastAsia"/>
        </w:rPr>
        <w:t>位控制芯片，拥有专口针对处理语音信号的能力，可完成对于特定人语音识别训练和识别的功能。</w:t>
      </w:r>
    </w:p>
    <w:p w:rsidR="003461B4" w:rsidRDefault="003461B4" w:rsidP="003461B4">
      <w:pPr>
        <w:pStyle w:val="ae"/>
      </w:pPr>
      <w:r>
        <w:rPr>
          <w:rFonts w:hint="eastAsia"/>
        </w:rPr>
        <w:t>科大讯飞的</w:t>
      </w:r>
      <w:r>
        <w:rPr>
          <w:rFonts w:hint="eastAsia"/>
        </w:rPr>
        <w:t>XFS5152CE</w:t>
      </w:r>
      <w:r>
        <w:rPr>
          <w:rFonts w:hint="eastAsia"/>
        </w:rPr>
        <w:t>是于</w:t>
      </w:r>
      <w:r>
        <w:rPr>
          <w:rFonts w:hint="eastAsia"/>
        </w:rPr>
        <w:t>2013</w:t>
      </w:r>
      <w:r>
        <w:rPr>
          <w:rFonts w:hint="eastAsia"/>
        </w:rPr>
        <w:t>年推出的主要用作语音合成的轻量级芯片，其语音识别的命令存储不能超过</w:t>
      </w:r>
      <w:r>
        <w:rPr>
          <w:rFonts w:hint="eastAsia"/>
        </w:rPr>
        <w:t>30</w:t>
      </w:r>
      <w:r>
        <w:rPr>
          <w:rFonts w:hint="eastAsia"/>
        </w:rPr>
        <w:t>条。</w:t>
      </w:r>
    </w:p>
    <w:p w:rsidR="003461B4" w:rsidRDefault="003461B4" w:rsidP="003461B4">
      <w:pPr>
        <w:pStyle w:val="ae"/>
      </w:pPr>
      <w:r>
        <w:rPr>
          <w:rFonts w:hint="eastAsia"/>
        </w:rPr>
        <w:t>ICRoute</w:t>
      </w:r>
      <w:r>
        <w:rPr>
          <w:rFonts w:hint="eastAsia"/>
        </w:rPr>
        <w:t>公司推出的</w:t>
      </w:r>
      <w:r>
        <w:rPr>
          <w:rFonts w:hint="eastAsia"/>
        </w:rPr>
        <w:t>LD3320</w:t>
      </w:r>
      <w:r>
        <w:rPr>
          <w:rFonts w:hint="eastAsia"/>
        </w:rPr>
        <w:t>芯片是基于关键词语列表的识别芯片，尤其在对于非恃定人和中文识别领域非常成熟，并且存储量也相对么前的比较大，是一种接近为自然语音识别的专用芯片。</w:t>
      </w:r>
    </w:p>
    <w:p w:rsidR="003461B4" w:rsidRDefault="003461B4" w:rsidP="003461B4">
      <w:pPr>
        <w:pStyle w:val="ae"/>
      </w:pPr>
      <w:r>
        <w:rPr>
          <w:rFonts w:hint="eastAsia"/>
        </w:rPr>
        <w:t>因此在权衡上面三种芯片的几种条件之后，本文选用</w:t>
      </w:r>
      <w:r>
        <w:rPr>
          <w:rFonts w:hint="eastAsia"/>
        </w:rPr>
        <w:t>LD3320</w:t>
      </w:r>
      <w:r>
        <w:rPr>
          <w:rFonts w:hint="eastAsia"/>
        </w:rPr>
        <w:t>芯片进行开发，以此为语音识别的专用芯片设计相关的能够满足需求的语音识别交互系统。</w:t>
      </w:r>
    </w:p>
    <w:p w:rsidR="003461B4" w:rsidRDefault="003461B4" w:rsidP="007809CB">
      <w:pPr>
        <w:pStyle w:val="3"/>
        <w:ind w:firstLine="480"/>
      </w:pPr>
      <w:bookmarkStart w:id="53" w:name="_Toc40520483"/>
      <w:bookmarkStart w:id="54" w:name="_Toc40783230"/>
      <w:r>
        <w:rPr>
          <w:rFonts w:hint="eastAsia"/>
        </w:rPr>
        <w:t>无线通信模块</w:t>
      </w:r>
      <w:bookmarkEnd w:id="53"/>
      <w:bookmarkEnd w:id="54"/>
    </w:p>
    <w:p w:rsidR="003461B4" w:rsidRDefault="003461B4" w:rsidP="003461B4">
      <w:pPr>
        <w:pStyle w:val="ae"/>
      </w:pPr>
      <w:r>
        <w:rPr>
          <w:rFonts w:hint="eastAsia"/>
        </w:rPr>
        <w:t>蓝牙（</w:t>
      </w:r>
      <w:r>
        <w:rPr>
          <w:rFonts w:hint="eastAsia"/>
        </w:rPr>
        <w:t>Bluetooth</w:t>
      </w:r>
      <w:r>
        <w:rPr>
          <w:rFonts w:hint="eastAsia"/>
        </w:rPr>
        <w:t>）是一种短距离通信的无线电技术，目前己在现代生活中很多领域有广泛的应用，其发明之初希望为设备间通讯建立统一规范的标准化协议，以解决用户在互不兼容的移动电子设备间互联互通的问题，省去传统的外部电线。蓝牙采用从下至上的标准分层式结构，系统构成有三个部分，其中无线射频单元负责数据和语音的发送和接收；基带或链路控制单元进行射频信号与语音或数字信号的相互转化；链路管理单元负责管理蓝牙设备之间的通信，实现链路的建立、验证、链路配置等操作。除此之外还有最重要的蓝牙协议规范，蓝牙协议规范主要包含三部分：</w:t>
      </w:r>
    </w:p>
    <w:p w:rsidR="003461B4" w:rsidRDefault="003461B4" w:rsidP="003461B4">
      <w:pPr>
        <w:pStyle w:val="ae"/>
        <w:numPr>
          <w:ilvl w:val="0"/>
          <w:numId w:val="12"/>
        </w:numPr>
        <w:ind w:firstLineChars="0"/>
      </w:pPr>
      <w:r>
        <w:rPr>
          <w:rFonts w:hint="eastAsia"/>
        </w:rPr>
        <w:t>传输协议，包括底层传输协议和高层传输协议，负责设备间位置确认及建立和管理其间的物理链路；</w:t>
      </w:r>
    </w:p>
    <w:p w:rsidR="003461B4" w:rsidRDefault="003461B4" w:rsidP="003461B4">
      <w:pPr>
        <w:pStyle w:val="ae"/>
        <w:numPr>
          <w:ilvl w:val="0"/>
          <w:numId w:val="12"/>
        </w:numPr>
        <w:ind w:firstLineChars="0"/>
      </w:pPr>
      <w:r>
        <w:rPr>
          <w:rFonts w:hint="eastAsia"/>
        </w:rPr>
        <w:t>中介协议，为高应用协议或程序提供必要的链路支持，为应用提供不同标准接口；</w:t>
      </w:r>
    </w:p>
    <w:p w:rsidR="003461B4" w:rsidRDefault="003461B4" w:rsidP="003461B4">
      <w:pPr>
        <w:pStyle w:val="ae"/>
        <w:numPr>
          <w:ilvl w:val="0"/>
          <w:numId w:val="12"/>
        </w:numPr>
        <w:ind w:firstLineChars="0"/>
      </w:pPr>
      <w:r>
        <w:rPr>
          <w:rFonts w:hint="eastAsia"/>
        </w:rPr>
        <w:t>应用协议，指协议栈上应用软件及相关协议。</w:t>
      </w:r>
    </w:p>
    <w:p w:rsidR="003461B4" w:rsidRDefault="003461B4" w:rsidP="003461B4">
      <w:pPr>
        <w:pStyle w:val="ae"/>
      </w:pPr>
      <w:r>
        <w:rPr>
          <w:rFonts w:hint="eastAsia"/>
        </w:rPr>
        <w:t>系统选用</w:t>
      </w:r>
      <w:r>
        <w:rPr>
          <w:rFonts w:hint="eastAsia"/>
        </w:rPr>
        <w:t>HC-05</w:t>
      </w:r>
      <w:r>
        <w:rPr>
          <w:rFonts w:hint="eastAsia"/>
        </w:rPr>
        <w:t>作为系统蓝牙模块。</w:t>
      </w:r>
      <w:r>
        <w:rPr>
          <w:rFonts w:hint="eastAsia"/>
        </w:rPr>
        <w:t>HC-05</w:t>
      </w:r>
      <w:r>
        <w:rPr>
          <w:rFonts w:hint="eastAsia"/>
        </w:rPr>
        <w:t>芯片内部集成了</w:t>
      </w:r>
      <w:r>
        <w:rPr>
          <w:rFonts w:hint="eastAsia"/>
        </w:rPr>
        <w:t>2.4GHz</w:t>
      </w:r>
      <w:r>
        <w:rPr>
          <w:rFonts w:hint="eastAsia"/>
        </w:rPr>
        <w:t>接收器，基带控制器、</w:t>
      </w:r>
      <w:r>
        <w:rPr>
          <w:rFonts w:hint="eastAsia"/>
        </w:rPr>
        <w:t>RF</w:t>
      </w:r>
      <w:r>
        <w:rPr>
          <w:rFonts w:hint="eastAsia"/>
        </w:rPr>
        <w:t>功率控制吕以及其他外围的接口。该芯片符合蓝牙</w:t>
      </w:r>
      <w:r>
        <w:rPr>
          <w:rFonts w:hint="eastAsia"/>
        </w:rPr>
        <w:t>1.2</w:t>
      </w:r>
      <w:r>
        <w:rPr>
          <w:rFonts w:hint="eastAsia"/>
        </w:rPr>
        <w:t>协议规范，支持</w:t>
      </w:r>
      <w:r>
        <w:rPr>
          <w:rFonts w:hint="eastAsia"/>
        </w:rPr>
        <w:t>HCI</w:t>
      </w:r>
      <w:r>
        <w:rPr>
          <w:rFonts w:hint="eastAsia"/>
        </w:rPr>
        <w:t>、</w:t>
      </w:r>
      <w:r>
        <w:rPr>
          <w:rFonts w:hint="eastAsia"/>
        </w:rPr>
        <w:t>SDP</w:t>
      </w:r>
      <w:r>
        <w:rPr>
          <w:rFonts w:hint="eastAsia"/>
        </w:rPr>
        <w:t>、</w:t>
      </w:r>
      <w:r>
        <w:rPr>
          <w:rFonts w:hint="eastAsia"/>
        </w:rPr>
        <w:t>RFCOMM</w:t>
      </w:r>
      <w:r>
        <w:rPr>
          <w:rFonts w:hint="eastAsia"/>
        </w:rPr>
        <w:t>等多种蓝牙协议栈，可以工作在保持、通信和休眠三种工作状态，支持点对多点，点对单点的主从关系通信网构架，可广泛应用于多种单片机系统，使用非常灵活、方便。</w:t>
      </w:r>
      <w:r>
        <w:rPr>
          <w:rFonts w:hint="eastAsia"/>
        </w:rPr>
        <w:t>H</w:t>
      </w:r>
      <w:r>
        <w:t>C-05</w:t>
      </w:r>
      <w:r>
        <w:rPr>
          <w:rFonts w:hint="eastAsia"/>
        </w:rPr>
        <w:t>实物图如下：</w:t>
      </w:r>
    </w:p>
    <w:p w:rsidR="003D4484" w:rsidRDefault="003461B4" w:rsidP="003D4484">
      <w:pPr>
        <w:pStyle w:val="b"/>
        <w:keepNext/>
      </w:pPr>
      <w:r>
        <w:rPr>
          <w:rFonts w:hint="eastAsia"/>
        </w:rPr>
        <w:lastRenderedPageBreak/>
        <w:drawing>
          <wp:inline distT="0" distB="0" distL="0" distR="0" wp14:anchorId="269384CE" wp14:editId="045A9AEC">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5">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rsidR="003461B4" w:rsidRDefault="003D4484" w:rsidP="003D4484">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2</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rsidR="00C87D83">
        <w:t xml:space="preserve"> </w:t>
      </w:r>
      <w:r w:rsidR="003461B4" w:rsidRPr="00395DF9">
        <w:rPr>
          <w:rFonts w:hint="eastAsia"/>
        </w:rPr>
        <w:t>HC-05</w:t>
      </w:r>
      <w:r w:rsidR="003461B4" w:rsidRPr="00395DF9">
        <w:rPr>
          <w:rFonts w:hint="eastAsia"/>
        </w:rPr>
        <w:t>实物图</w:t>
      </w:r>
    </w:p>
    <w:p w:rsidR="003461B4" w:rsidRDefault="003461B4" w:rsidP="007809CB">
      <w:pPr>
        <w:pStyle w:val="3"/>
        <w:ind w:firstLine="480"/>
      </w:pPr>
      <w:bookmarkStart w:id="55" w:name="_Toc40520484"/>
      <w:bookmarkStart w:id="56" w:name="_Toc40783231"/>
      <w:r>
        <w:rPr>
          <w:rFonts w:hint="eastAsia"/>
        </w:rPr>
        <w:t>舵机控制模块</w:t>
      </w:r>
      <w:bookmarkEnd w:id="55"/>
      <w:bookmarkEnd w:id="56"/>
    </w:p>
    <w:p w:rsidR="003461B4" w:rsidRDefault="003461B4" w:rsidP="003461B4">
      <w:pPr>
        <w:pStyle w:val="ae"/>
      </w:pPr>
      <w:r>
        <w:rPr>
          <w:rFonts w:hint="eastAsia"/>
        </w:rPr>
        <w:t>舵机是一种可以控制角度的伺服驱动器，用于控制垃圾收集桶的开关旋转角度。由于垃圾收集桶模型需要舵机带动的模块总体重量较轻，舵机的扭矩无需过高，选择最为基本和常见的用于航模和机器人设计的舵机即可满足需求。</w:t>
      </w:r>
    </w:p>
    <w:p w:rsidR="003461B4" w:rsidRDefault="003461B4" w:rsidP="003461B4">
      <w:pPr>
        <w:pStyle w:val="ae"/>
      </w:pPr>
      <w:r>
        <w:rPr>
          <w:rFonts w:hint="eastAsia"/>
        </w:rPr>
        <w:t>SG90</w:t>
      </w:r>
      <w:r>
        <w:rPr>
          <w:rFonts w:hint="eastAsia"/>
        </w:rPr>
        <w:t>是常用的小型舵机，其价格便宜、体积小巧并且易于操作。该舵机的扭矩为</w:t>
      </w:r>
      <w:r>
        <w:rPr>
          <w:rFonts w:hint="eastAsia"/>
        </w:rPr>
        <w:t>1.2~1.4kg/cm</w:t>
      </w:r>
      <w:r>
        <w:rPr>
          <w:rFonts w:hint="eastAsia"/>
        </w:rPr>
        <w:t>，在没有外加负载的情况下，每转动</w:t>
      </w:r>
      <w:r>
        <w:rPr>
          <w:rFonts w:hint="eastAsia"/>
        </w:rPr>
        <w:t>1</w:t>
      </w:r>
      <w:r>
        <w:rPr>
          <w:rFonts w:hint="eastAsia"/>
        </w:rPr>
        <w:t>°需要</w:t>
      </w:r>
      <w:r>
        <w:rPr>
          <w:rFonts w:hint="eastAsia"/>
        </w:rPr>
        <w:t>0.002s</w:t>
      </w:r>
      <w:r>
        <w:rPr>
          <w:rFonts w:hint="eastAsia"/>
        </w:rPr>
        <w:t>，旋转角度可以达</w:t>
      </w:r>
      <w:r>
        <w:rPr>
          <w:rFonts w:hint="eastAsia"/>
        </w:rPr>
        <w:t>185</w:t>
      </w:r>
      <w:r>
        <w:rPr>
          <w:rFonts w:hint="eastAsia"/>
        </w:rPr>
        <w:t>°左右，具有</w:t>
      </w:r>
      <w:r>
        <w:rPr>
          <w:rFonts w:hint="eastAsia"/>
        </w:rPr>
        <w:t>1024</w:t>
      </w:r>
      <w:r>
        <w:rPr>
          <w:rFonts w:hint="eastAsia"/>
        </w:rPr>
        <w:t>个角度级别，角度控制的精度约为</w:t>
      </w:r>
      <w:r>
        <w:rPr>
          <w:rFonts w:hint="eastAsia"/>
        </w:rPr>
        <w:t>0.18</w:t>
      </w:r>
      <w:r>
        <w:rPr>
          <w:rFonts w:hint="eastAsia"/>
        </w:rPr>
        <w:t>°。该模块可以正常工作在</w:t>
      </w:r>
      <w:r>
        <w:rPr>
          <w:rFonts w:hint="eastAsia"/>
        </w:rPr>
        <w:t>-30~+60</w:t>
      </w:r>
      <w:r>
        <w:rPr>
          <w:rFonts w:hint="eastAsia"/>
        </w:rPr>
        <w:t>℃的温度范围内。</w:t>
      </w:r>
    </w:p>
    <w:p w:rsidR="003461B4" w:rsidRDefault="003461B4" w:rsidP="007809CB">
      <w:pPr>
        <w:pStyle w:val="3"/>
        <w:ind w:firstLine="480"/>
      </w:pPr>
      <w:bookmarkStart w:id="57" w:name="_Toc40520485"/>
      <w:bookmarkStart w:id="58" w:name="_Toc40783232"/>
      <w:r>
        <w:rPr>
          <w:rFonts w:hint="eastAsia"/>
        </w:rPr>
        <w:t>语音输出模块</w:t>
      </w:r>
      <w:bookmarkEnd w:id="57"/>
      <w:bookmarkEnd w:id="58"/>
    </w:p>
    <w:p w:rsidR="003461B4" w:rsidRDefault="003461B4" w:rsidP="003461B4">
      <w:pPr>
        <w:pStyle w:val="ae"/>
      </w:pPr>
      <w:r>
        <w:rPr>
          <w:rFonts w:hint="eastAsia"/>
        </w:rPr>
        <w:t>本系统具有语音提示功能，对相应的操作提供语音提示，如“您好”、“可回收垃圾”、“厨余垃圾”、“其他垃圾”等。语音播放采用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7809CB">
      <w:pPr>
        <w:pStyle w:val="3"/>
        <w:ind w:firstLine="480"/>
      </w:pPr>
      <w:bookmarkStart w:id="59" w:name="_Toc40520486"/>
      <w:bookmarkStart w:id="60" w:name="_Toc40783233"/>
      <w:r>
        <w:rPr>
          <w:rFonts w:hint="eastAsia"/>
        </w:rPr>
        <w:t>电源控制模块</w:t>
      </w:r>
      <w:bookmarkEnd w:id="59"/>
      <w:bookmarkEnd w:id="60"/>
    </w:p>
    <w:p w:rsidR="003461B4" w:rsidRDefault="003461B4" w:rsidP="003461B4">
      <w:pPr>
        <w:pStyle w:val="ae"/>
      </w:pPr>
      <w:r>
        <w:rPr>
          <w:rFonts w:hint="eastAsia"/>
        </w:rPr>
        <w:t>硬件电路设计中，电源电路的设计是个重要环节，是各电路模块能否正常工作的甚石。在进行电源设计时，最基本的要求是稳定可靠，不仅要关注所选择芯片是什么类型的电源芯片、电压输入范围、最大的输出电流和工作环境等技术参数，还要关注电源芯片在复杂条件下的可靠性，保证了系统能在某些复杂条件下能够正常工作。基于上述的电源模块选择原则，结合驱动器的供电需求，采用直流</w:t>
      </w:r>
      <w:r>
        <w:rPr>
          <w:rFonts w:hint="eastAsia"/>
        </w:rPr>
        <w:t>5V</w:t>
      </w:r>
      <w:r>
        <w:t xml:space="preserve"> </w:t>
      </w:r>
      <w:r>
        <w:rPr>
          <w:rFonts w:hint="eastAsia"/>
        </w:rPr>
        <w:t>2A</w:t>
      </w:r>
      <w:r>
        <w:rPr>
          <w:rFonts w:hint="eastAsia"/>
        </w:rPr>
        <w:t>电源适配器，以满足驱动器的电源系统。</w:t>
      </w:r>
    </w:p>
    <w:p w:rsidR="003461B4" w:rsidRDefault="003461B4" w:rsidP="007809CB">
      <w:pPr>
        <w:pStyle w:val="3"/>
        <w:ind w:firstLine="480"/>
      </w:pPr>
      <w:bookmarkStart w:id="61" w:name="_Toc40520487"/>
      <w:bookmarkStart w:id="62" w:name="_Toc40783234"/>
      <w:r>
        <w:rPr>
          <w:rFonts w:hint="eastAsia"/>
        </w:rPr>
        <w:t>最终方案</w:t>
      </w:r>
      <w:bookmarkEnd w:id="61"/>
      <w:bookmarkEnd w:id="62"/>
    </w:p>
    <w:p w:rsidR="003461B4" w:rsidRDefault="003461B4" w:rsidP="003461B4">
      <w:pPr>
        <w:pStyle w:val="ae"/>
        <w:ind w:firstLineChars="0" w:firstLine="0"/>
      </w:pPr>
      <w:r>
        <w:rPr>
          <w:rFonts w:hint="eastAsia"/>
        </w:rPr>
        <w:t>（</w:t>
      </w:r>
      <w:r>
        <w:rPr>
          <w:rFonts w:hint="eastAsia"/>
        </w:rPr>
        <w:t>1</w:t>
      </w:r>
      <w:r>
        <w:rPr>
          <w:rFonts w:hint="eastAsia"/>
        </w:rPr>
        <w:t>）微控制器模块：选用单片机</w:t>
      </w:r>
      <w:r>
        <w:rPr>
          <w:rFonts w:hint="eastAsia"/>
        </w:rPr>
        <w:t>STM32F103C8T6</w:t>
      </w:r>
      <w:r>
        <w:rPr>
          <w:rFonts w:hint="eastAsia"/>
        </w:rPr>
        <w:t>。</w:t>
      </w:r>
    </w:p>
    <w:p w:rsidR="003461B4" w:rsidRDefault="003461B4" w:rsidP="003461B4">
      <w:pPr>
        <w:pStyle w:val="ae"/>
        <w:ind w:firstLineChars="0" w:firstLine="0"/>
      </w:pPr>
      <w:r>
        <w:rPr>
          <w:rFonts w:hint="eastAsia"/>
        </w:rPr>
        <w:t>（</w:t>
      </w:r>
      <w:r>
        <w:rPr>
          <w:rFonts w:hint="eastAsia"/>
        </w:rPr>
        <w:t>2</w:t>
      </w:r>
      <w:r>
        <w:rPr>
          <w:rFonts w:hint="eastAsia"/>
        </w:rPr>
        <w:t>）语音识别模块：选用</w:t>
      </w:r>
      <w:r>
        <w:rPr>
          <w:rFonts w:hint="eastAsia"/>
        </w:rPr>
        <w:t>LD3320</w:t>
      </w:r>
      <w:r>
        <w:rPr>
          <w:rFonts w:hint="eastAsia"/>
        </w:rPr>
        <w:t>语音识别专用芯片。</w:t>
      </w:r>
    </w:p>
    <w:p w:rsidR="003461B4" w:rsidRDefault="003461B4" w:rsidP="003461B4">
      <w:pPr>
        <w:pStyle w:val="ae"/>
        <w:ind w:firstLineChars="0" w:firstLine="0"/>
      </w:pPr>
      <w:r>
        <w:rPr>
          <w:rFonts w:hint="eastAsia"/>
        </w:rPr>
        <w:t>（</w:t>
      </w:r>
      <w:r>
        <w:rPr>
          <w:rFonts w:hint="eastAsia"/>
        </w:rPr>
        <w:t>3</w:t>
      </w:r>
      <w:r>
        <w:rPr>
          <w:rFonts w:hint="eastAsia"/>
        </w:rPr>
        <w:t>）舵机控制模块：选用</w:t>
      </w:r>
      <w:r>
        <w:rPr>
          <w:rFonts w:hint="eastAsia"/>
        </w:rPr>
        <w:t>SG90</w:t>
      </w:r>
      <w:r>
        <w:rPr>
          <w:rFonts w:hint="eastAsia"/>
        </w:rPr>
        <w:t>伺服电机。</w:t>
      </w:r>
    </w:p>
    <w:p w:rsidR="003461B4" w:rsidRDefault="003461B4" w:rsidP="003461B4">
      <w:pPr>
        <w:pStyle w:val="ae"/>
        <w:ind w:firstLineChars="0" w:firstLine="0"/>
      </w:pPr>
      <w:r>
        <w:rPr>
          <w:rFonts w:hint="eastAsia"/>
        </w:rPr>
        <w:t>（</w:t>
      </w:r>
      <w:r>
        <w:rPr>
          <w:rFonts w:hint="eastAsia"/>
        </w:rPr>
        <w:t>4</w:t>
      </w:r>
      <w:r>
        <w:rPr>
          <w:rFonts w:hint="eastAsia"/>
        </w:rPr>
        <w:t>）无线通信模块：选用</w:t>
      </w:r>
      <w:r>
        <w:rPr>
          <w:rFonts w:hint="eastAsia"/>
        </w:rPr>
        <w:t>HC-05</w:t>
      </w:r>
      <w:r>
        <w:rPr>
          <w:rFonts w:hint="eastAsia"/>
        </w:rPr>
        <w:t>蓝牙无线通信模块。</w:t>
      </w:r>
    </w:p>
    <w:p w:rsidR="003461B4" w:rsidRDefault="003461B4" w:rsidP="003461B4">
      <w:pPr>
        <w:pStyle w:val="ae"/>
        <w:ind w:firstLineChars="0" w:firstLine="0"/>
      </w:pPr>
      <w:r>
        <w:rPr>
          <w:rFonts w:hint="eastAsia"/>
        </w:rPr>
        <w:lastRenderedPageBreak/>
        <w:t>（</w:t>
      </w:r>
      <w:r>
        <w:rPr>
          <w:rFonts w:hint="eastAsia"/>
        </w:rPr>
        <w:t>5</w:t>
      </w:r>
      <w:r>
        <w:rPr>
          <w:rFonts w:hint="eastAsia"/>
        </w:rPr>
        <w:t>）电源控制模块：选用直流</w:t>
      </w:r>
      <w:r>
        <w:rPr>
          <w:rFonts w:hint="eastAsia"/>
        </w:rPr>
        <w:t>5V</w:t>
      </w:r>
      <w:r>
        <w:t xml:space="preserve"> </w:t>
      </w:r>
      <w:r>
        <w:rPr>
          <w:rFonts w:hint="eastAsia"/>
        </w:rPr>
        <w:t>2A</w:t>
      </w:r>
      <w:r>
        <w:rPr>
          <w:rFonts w:hint="eastAsia"/>
        </w:rPr>
        <w:t>电源适配器。</w:t>
      </w:r>
    </w:p>
    <w:p w:rsidR="003461B4" w:rsidRDefault="003461B4" w:rsidP="003461B4">
      <w:pPr>
        <w:pStyle w:val="ae"/>
        <w:ind w:firstLineChars="0" w:firstLine="0"/>
      </w:pPr>
      <w:r>
        <w:rPr>
          <w:rFonts w:hint="eastAsia"/>
        </w:rPr>
        <w:t>（</w:t>
      </w:r>
      <w:r>
        <w:rPr>
          <w:rFonts w:hint="eastAsia"/>
        </w:rPr>
        <w:t>6</w:t>
      </w:r>
      <w:r>
        <w:rPr>
          <w:rFonts w:hint="eastAsia"/>
        </w:rPr>
        <w:t>）语音输出模块：选用</w:t>
      </w:r>
      <w:r>
        <w:rPr>
          <w:rFonts w:hint="eastAsia"/>
        </w:rPr>
        <w:t>JQ8400 MP3</w:t>
      </w:r>
      <w:r>
        <w:rPr>
          <w:rFonts w:hint="eastAsia"/>
        </w:rPr>
        <w:t>播报芯片。</w:t>
      </w:r>
    </w:p>
    <w:p w:rsidR="003461B4" w:rsidRDefault="003461B4" w:rsidP="007809CB">
      <w:pPr>
        <w:pStyle w:val="2"/>
      </w:pPr>
      <w:bookmarkStart w:id="63" w:name="_Toc40520488"/>
      <w:bookmarkStart w:id="64" w:name="_Toc40783235"/>
      <w:r>
        <w:rPr>
          <w:rFonts w:hint="eastAsia"/>
        </w:rPr>
        <w:t>本章小结</w:t>
      </w:r>
      <w:bookmarkEnd w:id="63"/>
      <w:bookmarkEnd w:id="64"/>
    </w:p>
    <w:p w:rsidR="003461B4" w:rsidRDefault="003461B4" w:rsidP="003461B4">
      <w:pPr>
        <w:pStyle w:val="ae"/>
      </w:pPr>
      <w:r>
        <w:rPr>
          <w:rFonts w:hint="eastAsia"/>
        </w:rPr>
        <w:t>本章主要通过智能垃圾桶的功能要求深入分析，对系统整体工作流程进行设计，绘制出了整体逻辑流程图。在此基础上，参照设计需求与实际应用情况，完成了智能垃圾桶各模块可实现的功能介绍，并对各模块方案进行选型，对比分析后最终确定了选型方案，形成了智能垃圾桶总体方案的设计，为智能垃圾桶总体设计奠定了基础。</w:t>
      </w:r>
    </w:p>
    <w:p w:rsidR="002B485C" w:rsidRDefault="002B485C">
      <w:pPr>
        <w:widowControl/>
        <w:jc w:val="left"/>
        <w:rPr>
          <w:rFonts w:ascii="Times New Roman" w:eastAsia="黑体" w:hAnsi="Times New Roman" w:cs="Times New Roman"/>
          <w:sz w:val="30"/>
          <w:szCs w:val="30"/>
        </w:rPr>
      </w:pPr>
      <w:bookmarkStart w:id="65" w:name="_Toc40520489"/>
      <w:r>
        <w:br w:type="page"/>
      </w:r>
    </w:p>
    <w:p w:rsidR="003461B4" w:rsidRDefault="003461B4" w:rsidP="007809CB">
      <w:pPr>
        <w:pStyle w:val="1"/>
      </w:pPr>
      <w:bookmarkStart w:id="66" w:name="_Toc40783236"/>
      <w:r>
        <w:rPr>
          <w:rFonts w:hint="eastAsia"/>
        </w:rPr>
        <w:lastRenderedPageBreak/>
        <w:t>系统硬件设计与实现</w:t>
      </w:r>
      <w:bookmarkEnd w:id="65"/>
      <w:bookmarkEnd w:id="66"/>
    </w:p>
    <w:p w:rsidR="003461B4" w:rsidRDefault="003461B4" w:rsidP="00D13DFB">
      <w:pPr>
        <w:pStyle w:val="2"/>
      </w:pPr>
      <w:bookmarkStart w:id="67" w:name="_Toc40520490"/>
      <w:bookmarkStart w:id="68" w:name="_Toc40783237"/>
      <w:r>
        <w:rPr>
          <w:rFonts w:hint="eastAsia"/>
        </w:rPr>
        <w:t>系统硬件电路设计</w:t>
      </w:r>
      <w:bookmarkEnd w:id="67"/>
      <w:bookmarkEnd w:id="68"/>
    </w:p>
    <w:p w:rsidR="003461B4" w:rsidRDefault="003461B4" w:rsidP="003461B4">
      <w:pPr>
        <w:pStyle w:val="ae"/>
      </w:pPr>
      <w:r>
        <w:rPr>
          <w:rFonts w:hint="eastAsia"/>
        </w:rPr>
        <w:t>本设计硬件系统包括微电脑控制芯片、</w:t>
      </w:r>
      <w:r>
        <w:rPr>
          <w:rFonts w:hint="eastAsia"/>
        </w:rPr>
        <w:t>LD3320</w:t>
      </w:r>
      <w:r>
        <w:rPr>
          <w:rFonts w:hint="eastAsia"/>
        </w:rPr>
        <w:t>语音识别模块、伺服电机控制模块、</w:t>
      </w:r>
      <w:r>
        <w:rPr>
          <w:rFonts w:hint="eastAsia"/>
        </w:rPr>
        <w:t>HC-05</w:t>
      </w:r>
      <w:r>
        <w:rPr>
          <w:rFonts w:hint="eastAsia"/>
        </w:rPr>
        <w:t>蓝牙无线通信芯片、</w:t>
      </w:r>
      <w:r>
        <w:rPr>
          <w:rFonts w:hint="eastAsia"/>
        </w:rPr>
        <w:t>JQ8400 MP3</w:t>
      </w:r>
      <w:r>
        <w:rPr>
          <w:rFonts w:hint="eastAsia"/>
        </w:rPr>
        <w:t>播报模块等部分。本系统构建的意义在于，通过语音识别不同垃圾的种类开启相应垃圾箱进行垃圾的回收与处理，并实时监测垃圾分类箱的数据，方便高效地对生活垃圾进行分类管理，达到垃圾分类投放的效果，提高垃圾的资源价值和经济价值，降低处理成本。</w:t>
      </w:r>
    </w:p>
    <w:p w:rsidR="005D7572" w:rsidRDefault="003461B4" w:rsidP="005D7572">
      <w:pPr>
        <w:pStyle w:val="b"/>
        <w:keepNext/>
      </w:pPr>
      <w:r>
        <w:rPr>
          <w:rFonts w:hint="eastAsia"/>
        </w:rPr>
        <w:drawing>
          <wp:inline distT="0" distB="0" distL="0" distR="0" wp14:anchorId="4F59FD01" wp14:editId="4A4BDCB0">
            <wp:extent cx="3125337" cy="2091333"/>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1784" cy="2122414"/>
                    </a:xfrm>
                    <a:prstGeom prst="rect">
                      <a:avLst/>
                    </a:prstGeom>
                  </pic:spPr>
                </pic:pic>
              </a:graphicData>
            </a:graphic>
          </wp:inline>
        </w:drawing>
      </w:r>
    </w:p>
    <w:p w:rsidR="003461B4" w:rsidRDefault="005D7572" w:rsidP="0090616F">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1</w:t>
      </w:r>
      <w:r w:rsidR="009946EB">
        <w:fldChar w:fldCharType="end"/>
      </w:r>
      <w:r w:rsidR="003461B4" w:rsidRPr="00B45871">
        <w:rPr>
          <w:rFonts w:hint="eastAsia"/>
        </w:rPr>
        <w:t>硬件模块设计结构图</w:t>
      </w:r>
    </w:p>
    <w:p w:rsidR="003461B4" w:rsidRDefault="003461B4" w:rsidP="003461B4">
      <w:pPr>
        <w:pStyle w:val="ae"/>
      </w:pPr>
      <w:r>
        <w:rPr>
          <w:rFonts w:hint="eastAsia"/>
        </w:rPr>
        <w:t>控制部分功能如下：</w:t>
      </w:r>
    </w:p>
    <w:p w:rsidR="003461B4" w:rsidRDefault="003461B4" w:rsidP="003461B4">
      <w:pPr>
        <w:pStyle w:val="ae"/>
      </w:pPr>
      <w:r>
        <w:rPr>
          <w:rFonts w:hint="eastAsia"/>
        </w:rPr>
        <w:t>主控（</w:t>
      </w:r>
      <w:r>
        <w:rPr>
          <w:rFonts w:hint="eastAsia"/>
        </w:rPr>
        <w:t>MCU</w:t>
      </w:r>
      <w:r>
        <w:rPr>
          <w:rFonts w:hint="eastAsia"/>
        </w:rPr>
        <w:t>）：单片微型计算机，处理语音识别数据、系统状态、通信等任务。</w:t>
      </w:r>
    </w:p>
    <w:p w:rsidR="003461B4" w:rsidRDefault="003461B4" w:rsidP="003461B4">
      <w:pPr>
        <w:pStyle w:val="ae"/>
      </w:pPr>
      <w:r>
        <w:rPr>
          <w:rFonts w:hint="eastAsia"/>
        </w:rPr>
        <w:t>语音识别：识别用户语音信息，匹配垃圾分类信息，返回垃圾分类结果。</w:t>
      </w:r>
    </w:p>
    <w:p w:rsidR="003461B4" w:rsidRDefault="003461B4" w:rsidP="003461B4">
      <w:pPr>
        <w:pStyle w:val="ae"/>
      </w:pPr>
      <w:r>
        <w:rPr>
          <w:rFonts w:hint="eastAsia"/>
        </w:rPr>
        <w:t>电源开关：可以根据需求打开或关闭系统。</w:t>
      </w:r>
    </w:p>
    <w:p w:rsidR="003461B4" w:rsidRDefault="003461B4" w:rsidP="003461B4">
      <w:pPr>
        <w:pStyle w:val="ae"/>
      </w:pPr>
      <w:r>
        <w:rPr>
          <w:rFonts w:hint="eastAsia"/>
        </w:rPr>
        <w:t>语音输出：在识别到垃圾种类信息后，将语音识别模块识别到的垃圾分类信息以语音的方式播放反馈给用户。</w:t>
      </w:r>
    </w:p>
    <w:p w:rsidR="003461B4" w:rsidRDefault="003461B4" w:rsidP="003461B4">
      <w:pPr>
        <w:pStyle w:val="ae"/>
      </w:pPr>
      <w:r>
        <w:rPr>
          <w:rFonts w:hint="eastAsia"/>
        </w:rPr>
        <w:t>舵机控制：主控芯片通过控制伺服电机转动进而驱动垃圾桶打开与关闭。</w:t>
      </w:r>
    </w:p>
    <w:p w:rsidR="003461B4" w:rsidRDefault="003461B4" w:rsidP="003461B4">
      <w:pPr>
        <w:pStyle w:val="ae"/>
      </w:pPr>
      <w:r>
        <w:rPr>
          <w:rFonts w:hint="eastAsia"/>
        </w:rPr>
        <w:t>直流电源：为整个系统提供稳定可靠的供电。</w:t>
      </w:r>
    </w:p>
    <w:p w:rsidR="003461B4" w:rsidRDefault="003461B4" w:rsidP="003461B4">
      <w:pPr>
        <w:pStyle w:val="ae"/>
      </w:pPr>
      <w:r>
        <w:rPr>
          <w:rFonts w:hint="eastAsia"/>
        </w:rPr>
        <w:t>指示灯：系统工作状态信息可通过指示灯的状态体现出来。</w:t>
      </w:r>
    </w:p>
    <w:p w:rsidR="003461B4" w:rsidRDefault="003461B4" w:rsidP="003461B4">
      <w:pPr>
        <w:pStyle w:val="ae"/>
      </w:pPr>
      <w:r>
        <w:rPr>
          <w:rFonts w:hint="eastAsia"/>
        </w:rPr>
        <w:t>无线通信：系统与</w:t>
      </w:r>
      <w:r>
        <w:rPr>
          <w:rFonts w:hint="eastAsia"/>
        </w:rPr>
        <w:t>PC</w:t>
      </w:r>
      <w:r>
        <w:rPr>
          <w:rFonts w:hint="eastAsia"/>
        </w:rPr>
        <w:t>机通信，将垃圾分类结果和垃圾桶工作状态信息发送给计算机。</w:t>
      </w:r>
    </w:p>
    <w:p w:rsidR="003461B4" w:rsidRDefault="003461B4" w:rsidP="003461B4">
      <w:pPr>
        <w:pStyle w:val="ae"/>
      </w:pPr>
      <w:r>
        <w:rPr>
          <w:rFonts w:hint="eastAsia"/>
        </w:rPr>
        <w:t>系统功能：</w:t>
      </w:r>
    </w:p>
    <w:p w:rsidR="003461B4" w:rsidRDefault="003461B4" w:rsidP="003461B4">
      <w:pPr>
        <w:pStyle w:val="ae"/>
      </w:pPr>
      <w:r>
        <w:rPr>
          <w:rFonts w:hint="eastAsia"/>
        </w:rPr>
        <w:t>（</w:t>
      </w:r>
      <w:r>
        <w:rPr>
          <w:rFonts w:hint="eastAsia"/>
        </w:rPr>
        <w:t>1</w:t>
      </w:r>
      <w:r>
        <w:rPr>
          <w:rFonts w:hint="eastAsia"/>
        </w:rPr>
        <w:t>）系统能量来自于直流电源供电系统。使用直流电源供电，不仅简单方便，而且可靠稳定，能够满足系统的供电需求。</w:t>
      </w:r>
    </w:p>
    <w:p w:rsidR="003461B4" w:rsidRDefault="003461B4" w:rsidP="003461B4">
      <w:pPr>
        <w:pStyle w:val="ae"/>
      </w:pPr>
      <w:r>
        <w:rPr>
          <w:rFonts w:hint="eastAsia"/>
        </w:rPr>
        <w:t>（</w:t>
      </w:r>
      <w:r>
        <w:rPr>
          <w:rFonts w:hint="eastAsia"/>
        </w:rPr>
        <w:t>2</w:t>
      </w:r>
      <w:r>
        <w:rPr>
          <w:rFonts w:hint="eastAsia"/>
        </w:rPr>
        <w:t>）通过主控芯片控制各个模块的工作，实现垃圾分类的智能化处理。</w:t>
      </w:r>
    </w:p>
    <w:p w:rsidR="003461B4" w:rsidRDefault="003461B4" w:rsidP="003461B4">
      <w:pPr>
        <w:pStyle w:val="ae"/>
      </w:pPr>
      <w:r>
        <w:rPr>
          <w:rFonts w:hint="eastAsia"/>
        </w:rPr>
        <w:t>（</w:t>
      </w:r>
      <w:r>
        <w:rPr>
          <w:rFonts w:hint="eastAsia"/>
        </w:rPr>
        <w:t>3</w:t>
      </w:r>
      <w:r>
        <w:rPr>
          <w:rFonts w:hint="eastAsia"/>
        </w:rPr>
        <w:t>）语音输出用于和用户交互，反馈垃圾分类信息，提高用户体验。</w:t>
      </w:r>
    </w:p>
    <w:p w:rsidR="003461B4" w:rsidRDefault="003461B4" w:rsidP="003461B4">
      <w:pPr>
        <w:pStyle w:val="ae"/>
      </w:pPr>
      <w:r>
        <w:rPr>
          <w:rFonts w:hint="eastAsia"/>
        </w:rPr>
        <w:lastRenderedPageBreak/>
        <w:t>（</w:t>
      </w:r>
      <w:r>
        <w:rPr>
          <w:rFonts w:hint="eastAsia"/>
        </w:rPr>
        <w:t>4</w:t>
      </w:r>
      <w:r>
        <w:rPr>
          <w:rFonts w:hint="eastAsia"/>
        </w:rPr>
        <w:t>）使用蓝牙技术进行无线通信，获取系统相关数据信息。</w:t>
      </w:r>
    </w:p>
    <w:p w:rsidR="003461B4" w:rsidRDefault="003461B4" w:rsidP="003461B4">
      <w:pPr>
        <w:pStyle w:val="ae"/>
      </w:pPr>
      <w:r>
        <w:rPr>
          <w:rFonts w:hint="eastAsia"/>
        </w:rPr>
        <w:t>（</w:t>
      </w:r>
      <w:r>
        <w:rPr>
          <w:rFonts w:hint="eastAsia"/>
        </w:rPr>
        <w:t>5</w:t>
      </w:r>
      <w:r>
        <w:rPr>
          <w:rFonts w:hint="eastAsia"/>
        </w:rPr>
        <w:t>）系统内置</w:t>
      </w:r>
      <w:r>
        <w:rPr>
          <w:rFonts w:hint="eastAsia"/>
        </w:rPr>
        <w:t>LED</w:t>
      </w:r>
      <w:r>
        <w:rPr>
          <w:rFonts w:hint="eastAsia"/>
        </w:rPr>
        <w:t>指示灯，能实时展现系统状态。</w:t>
      </w:r>
    </w:p>
    <w:p w:rsidR="003461B4" w:rsidRDefault="003461B4" w:rsidP="003461B4">
      <w:pPr>
        <w:pStyle w:val="ae"/>
      </w:pPr>
      <w:r>
        <w:rPr>
          <w:rFonts w:hint="eastAsia"/>
        </w:rPr>
        <w:t>（</w:t>
      </w:r>
      <w:r>
        <w:rPr>
          <w:rFonts w:hint="eastAsia"/>
        </w:rPr>
        <w:t>6</w:t>
      </w:r>
      <w:r>
        <w:rPr>
          <w:rFonts w:hint="eastAsia"/>
        </w:rPr>
        <w:t>）通过舵机驱动设备根据指令控制垃圾桶的开闭，进而方便实施垃圾分类投递。</w:t>
      </w:r>
    </w:p>
    <w:p w:rsidR="003461B4" w:rsidRDefault="003461B4" w:rsidP="003461B4">
      <w:pPr>
        <w:pStyle w:val="ae"/>
      </w:pPr>
      <w:r>
        <w:rPr>
          <w:rFonts w:hint="eastAsia"/>
        </w:rPr>
        <w:t>（</w:t>
      </w:r>
      <w:r>
        <w:rPr>
          <w:rFonts w:hint="eastAsia"/>
        </w:rPr>
        <w:t>7</w:t>
      </w:r>
      <w:r>
        <w:rPr>
          <w:rFonts w:hint="eastAsia"/>
        </w:rPr>
        <w:t>）系统可以监测垃圾桶开闭状态与开启次数等信息，通过分析这些信息，能够获取垃圾桶工作状态，以及垃圾桶存储情况，方便工作人员根据统计情况进行统一处理。</w:t>
      </w:r>
    </w:p>
    <w:p w:rsidR="003461B4" w:rsidRDefault="003461B4" w:rsidP="00D13DFB">
      <w:pPr>
        <w:pStyle w:val="2"/>
      </w:pPr>
      <w:bookmarkStart w:id="69" w:name="_Toc40520491"/>
      <w:bookmarkStart w:id="70" w:name="_Toc40783238"/>
      <w:r>
        <w:rPr>
          <w:rFonts w:hint="eastAsia"/>
        </w:rPr>
        <w:t>微控制器模块电路设计</w:t>
      </w:r>
      <w:bookmarkEnd w:id="69"/>
      <w:bookmarkEnd w:id="70"/>
    </w:p>
    <w:p w:rsidR="003461B4" w:rsidRDefault="003461B4" w:rsidP="003461B4">
      <w:pPr>
        <w:pStyle w:val="ae"/>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位处理器。运算处理速度快，可以实时处理传感器采集上来的各种数据，并且主控制器和蓝牙模块连接，利用串口将数据实时发送到系统后台，在电脑端可以实时显示设备的整体状态。它是整个控制系统核心。</w:t>
      </w:r>
    </w:p>
    <w:p w:rsidR="003461B4" w:rsidRDefault="003461B4" w:rsidP="007809CB">
      <w:pPr>
        <w:pStyle w:val="3"/>
        <w:ind w:firstLine="480"/>
      </w:pPr>
      <w:bookmarkStart w:id="71" w:name="_Toc40520492"/>
      <w:bookmarkStart w:id="72" w:name="_Toc40783239"/>
      <w:r>
        <w:rPr>
          <w:rFonts w:hint="eastAsia"/>
        </w:rPr>
        <w:t>Cortex-M3</w:t>
      </w:r>
      <w:r>
        <w:rPr>
          <w:rFonts w:hint="eastAsia"/>
        </w:rPr>
        <w:t>简述</w:t>
      </w:r>
      <w:bookmarkEnd w:id="71"/>
      <w:bookmarkEnd w:id="72"/>
    </w:p>
    <w:p w:rsidR="003461B4" w:rsidRDefault="003461B4" w:rsidP="003461B4">
      <w:pPr>
        <w:pStyle w:val="ae"/>
      </w:pPr>
      <w:r>
        <w:rPr>
          <w:rFonts w:hint="eastAsia"/>
        </w:rPr>
        <w:t>Cortex-M3</w:t>
      </w:r>
      <w:r>
        <w:rPr>
          <w:rFonts w:hint="eastAsia"/>
        </w:rPr>
        <w:t>是基于低功耗、低门数、短中断延时和低成本调试的</w:t>
      </w:r>
      <w:r>
        <w:rPr>
          <w:rFonts w:hint="eastAsia"/>
        </w:rPr>
        <w:t>ARMV7</w:t>
      </w:r>
      <w:r>
        <w:rPr>
          <w:rFonts w:hint="eastAsia"/>
        </w:rPr>
        <w:t>架构的</w:t>
      </w:r>
      <w:r>
        <w:rPr>
          <w:rFonts w:hint="eastAsia"/>
        </w:rPr>
        <w:t>32</w:t>
      </w:r>
      <w:r>
        <w:rPr>
          <w:rFonts w:hint="eastAsia"/>
        </w:rPr>
        <w:t>个核心。它致力于需要快速中断响应的深层嵌入式应用，包括微控制器、汽车和工业控制系统。它采用尾链中断技术，采用完全硬件基础上中断处理，最大</w:t>
      </w:r>
      <w:r>
        <w:rPr>
          <w:rFonts w:hint="eastAsia"/>
        </w:rPr>
        <w:t>12</w:t>
      </w:r>
      <w:r>
        <w:rPr>
          <w:rFonts w:hint="eastAsia"/>
        </w:rPr>
        <w:t>个时钟周期数可以减少（</w:t>
      </w:r>
      <w:r>
        <w:rPr>
          <w:rFonts w:hint="eastAsia"/>
        </w:rPr>
        <w:t>ARM724-42</w:t>
      </w:r>
      <w:r>
        <w:rPr>
          <w:rFonts w:hint="eastAsia"/>
        </w:rPr>
        <w:t>个周期需要），实际的应用</w:t>
      </w:r>
      <w:r>
        <w:rPr>
          <w:rFonts w:hint="eastAsia"/>
        </w:rPr>
        <w:t>70%</w:t>
      </w:r>
      <w:r>
        <w:rPr>
          <w:rFonts w:hint="eastAsia"/>
        </w:rPr>
        <w:t>中断可以减少。</w:t>
      </w:r>
      <w:r>
        <w:rPr>
          <w:rFonts w:hint="eastAsia"/>
        </w:rPr>
        <w:t>ARMCortex-M3</w:t>
      </w:r>
      <w:r>
        <w:rPr>
          <w:rFonts w:hint="eastAsia"/>
        </w:rPr>
        <w:t>采用哈佛结构选择适合</w:t>
      </w:r>
      <w:r>
        <w:rPr>
          <w:rFonts w:hint="eastAsia"/>
        </w:rPr>
        <w:t>MCU</w:t>
      </w:r>
      <w:r>
        <w:rPr>
          <w:rFonts w:hint="eastAsia"/>
        </w:rPr>
        <w:t>应用的三层流水线，增加了分支预测功能。调试采用单线调试（单行）技术，用一个引脚调试，节省调试工具的费用。</w:t>
      </w:r>
    </w:p>
    <w:p w:rsidR="003461B4" w:rsidRDefault="003461B4" w:rsidP="007809CB">
      <w:pPr>
        <w:pStyle w:val="3"/>
        <w:ind w:firstLine="480"/>
      </w:pPr>
      <w:bookmarkStart w:id="73" w:name="_Toc40520493"/>
      <w:bookmarkStart w:id="74" w:name="_Toc40783240"/>
      <w:r>
        <w:rPr>
          <w:rFonts w:hint="eastAsia"/>
        </w:rPr>
        <w:t>STM32F103C8T6</w:t>
      </w:r>
      <w:r>
        <w:rPr>
          <w:rFonts w:hint="eastAsia"/>
        </w:rPr>
        <w:t>单片机简介</w:t>
      </w:r>
      <w:bookmarkEnd w:id="73"/>
      <w:bookmarkEnd w:id="74"/>
    </w:p>
    <w:p w:rsidR="003461B4" w:rsidRDefault="003461B4" w:rsidP="003461B4">
      <w:pPr>
        <w:pStyle w:val="ae"/>
      </w:pPr>
      <w:r>
        <w:rPr>
          <w:rFonts w:hint="eastAsia"/>
        </w:rPr>
        <w:t>STM32</w:t>
      </w:r>
      <w:r>
        <w:rPr>
          <w:rFonts w:hint="eastAsia"/>
        </w:rPr>
        <w:t>系列是意法半导体基于</w:t>
      </w:r>
      <w:r>
        <w:rPr>
          <w:rFonts w:hint="eastAsia"/>
        </w:rPr>
        <w:t>Cortex-M3</w:t>
      </w:r>
      <w:r>
        <w:rPr>
          <w:rFonts w:hint="eastAsia"/>
        </w:rPr>
        <w:t>核的微控制器，以</w:t>
      </w:r>
      <w:r>
        <w:rPr>
          <w:rFonts w:hint="eastAsia"/>
        </w:rPr>
        <w:t>M3</w:t>
      </w:r>
      <w:r>
        <w:rPr>
          <w:rFonts w:hint="eastAsia"/>
        </w:rPr>
        <w:t>内核为基础增加了高性能的外围设备。与普通</w:t>
      </w:r>
      <w:r>
        <w:rPr>
          <w:rFonts w:hint="eastAsia"/>
        </w:rPr>
        <w:t>8</w:t>
      </w:r>
      <w:r>
        <w:rPr>
          <w:rFonts w:hint="eastAsia"/>
        </w:rPr>
        <w:t>位单片机相比，在价格，性价比，开发难等方面有优势。</w:t>
      </w:r>
    </w:p>
    <w:p w:rsidR="003461B4" w:rsidRPr="00487142" w:rsidRDefault="003461B4" w:rsidP="003461B4">
      <w:pPr>
        <w:pStyle w:val="ae"/>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表示单片机正常工作的温度范围为工业级零下四十摄氏度到八十五摄氏度。下图</w:t>
      </w:r>
      <w:r w:rsidRPr="00487142">
        <w:rPr>
          <w:rFonts w:hint="eastAsia"/>
        </w:rPr>
        <w:t>所示为单片机</w:t>
      </w:r>
      <w:r w:rsidRPr="00487142">
        <w:rPr>
          <w:rFonts w:hint="eastAsia"/>
        </w:rPr>
        <w:t>STM32F103C8T6</w:t>
      </w:r>
      <w:r w:rsidRPr="00487142">
        <w:rPr>
          <w:rFonts w:hint="eastAsia"/>
        </w:rPr>
        <w:t>的引脚图。</w:t>
      </w:r>
    </w:p>
    <w:p w:rsidR="00BE0801" w:rsidRDefault="003461B4" w:rsidP="00BE0801">
      <w:pPr>
        <w:pStyle w:val="b"/>
        <w:keepNext/>
      </w:pPr>
      <w:r>
        <w:rPr>
          <w:rFonts w:hint="eastAsia"/>
        </w:rPr>
        <w:lastRenderedPageBreak/>
        <w:drawing>
          <wp:inline distT="0" distB="0" distL="0" distR="0" wp14:anchorId="5B5E3729" wp14:editId="4876F6F6">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27">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rsidR="003461B4" w:rsidRDefault="00BE0801" w:rsidP="002A0315">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2</w:t>
      </w:r>
      <w:r w:rsidR="009946EB">
        <w:fldChar w:fldCharType="end"/>
      </w:r>
      <w:r>
        <w:t xml:space="preserve"> </w:t>
      </w:r>
      <w:r w:rsidR="003461B4" w:rsidRPr="00487142">
        <w:rPr>
          <w:rFonts w:hint="eastAsia"/>
        </w:rPr>
        <w:t>STM32F103C8T6</w:t>
      </w:r>
      <w:r w:rsidR="003461B4" w:rsidRPr="00487142">
        <w:rPr>
          <w:rFonts w:hint="eastAsia"/>
        </w:rPr>
        <w:t>引脚图</w:t>
      </w:r>
    </w:p>
    <w:p w:rsidR="003461B4" w:rsidRDefault="003461B4" w:rsidP="003461B4">
      <w:pPr>
        <w:pStyle w:val="ae"/>
      </w:pPr>
      <w:r>
        <w:rPr>
          <w:rFonts w:hint="eastAsia"/>
        </w:rPr>
        <w:t>STM32F103C8T6</w:t>
      </w:r>
      <w:r>
        <w:rPr>
          <w:rFonts w:hint="eastAsia"/>
        </w:rPr>
        <w:t>主要参数：</w:t>
      </w:r>
    </w:p>
    <w:p w:rsidR="003461B4" w:rsidRDefault="003461B4" w:rsidP="003461B4">
      <w:pPr>
        <w:pStyle w:val="ae"/>
      </w:pPr>
      <w:r>
        <w:rPr>
          <w:rFonts w:hint="eastAsia"/>
        </w:rPr>
        <w:t>（</w:t>
      </w:r>
      <w:r>
        <w:rPr>
          <w:rFonts w:hint="eastAsia"/>
        </w:rPr>
        <w:t>1</w:t>
      </w:r>
      <w:r>
        <w:rPr>
          <w:rFonts w:hint="eastAsia"/>
        </w:rPr>
        <w:t>）开发板的主要参数如下：</w:t>
      </w:r>
    </w:p>
    <w:p w:rsidR="003461B4" w:rsidRDefault="003461B4" w:rsidP="003461B4">
      <w:pPr>
        <w:pStyle w:val="ae"/>
      </w:pPr>
      <w:r>
        <w:rPr>
          <w:rFonts w:hint="eastAsia"/>
        </w:rPr>
        <w:t>（</w:t>
      </w:r>
      <w:r>
        <w:rPr>
          <w:rFonts w:hint="eastAsia"/>
        </w:rPr>
        <w:t>2</w:t>
      </w:r>
      <w:r>
        <w:rPr>
          <w:rFonts w:hint="eastAsia"/>
        </w:rPr>
        <w:t>）型号：</w:t>
      </w:r>
      <w:r>
        <w:rPr>
          <w:rFonts w:hint="eastAsia"/>
        </w:rPr>
        <w:t>STM32F103C8T6</w:t>
      </w:r>
    </w:p>
    <w:p w:rsidR="003461B4" w:rsidRDefault="003461B4" w:rsidP="003461B4">
      <w:pPr>
        <w:pStyle w:val="ae"/>
      </w:pPr>
      <w:r>
        <w:rPr>
          <w:rFonts w:hint="eastAsia"/>
        </w:rPr>
        <w:t>（</w:t>
      </w:r>
      <w:r>
        <w:rPr>
          <w:rFonts w:hint="eastAsia"/>
        </w:rPr>
        <w:t>3</w:t>
      </w:r>
      <w:r>
        <w:rPr>
          <w:rFonts w:hint="eastAsia"/>
        </w:rPr>
        <w:t>）封装类型：</w:t>
      </w:r>
      <w:r>
        <w:rPr>
          <w:rFonts w:hint="eastAsia"/>
        </w:rPr>
        <w:t>LQFP</w:t>
      </w:r>
    </w:p>
    <w:p w:rsidR="003461B4" w:rsidRDefault="003461B4" w:rsidP="003461B4">
      <w:pPr>
        <w:pStyle w:val="ae"/>
      </w:pPr>
      <w:r>
        <w:rPr>
          <w:rFonts w:hint="eastAsia"/>
        </w:rPr>
        <w:t>（</w:t>
      </w:r>
      <w:r>
        <w:rPr>
          <w:rFonts w:hint="eastAsia"/>
        </w:rPr>
        <w:t>4</w:t>
      </w:r>
      <w:r>
        <w:rPr>
          <w:rFonts w:hint="eastAsia"/>
        </w:rPr>
        <w:t>）引脚个数：</w:t>
      </w:r>
      <w:r>
        <w:rPr>
          <w:rFonts w:hint="eastAsia"/>
        </w:rPr>
        <w:t>48</w:t>
      </w:r>
    </w:p>
    <w:p w:rsidR="003461B4" w:rsidRDefault="003461B4" w:rsidP="003461B4">
      <w:pPr>
        <w:pStyle w:val="ae"/>
      </w:pPr>
      <w:r>
        <w:rPr>
          <w:rFonts w:hint="eastAsia"/>
        </w:rPr>
        <w:t>（</w:t>
      </w:r>
      <w:r>
        <w:rPr>
          <w:rFonts w:hint="eastAsia"/>
        </w:rPr>
        <w:t>5</w:t>
      </w:r>
      <w:r>
        <w:rPr>
          <w:rFonts w:hint="eastAsia"/>
        </w:rPr>
        <w:t>）内核：</w:t>
      </w:r>
      <w:r>
        <w:rPr>
          <w:rFonts w:hint="eastAsia"/>
        </w:rPr>
        <w:t>Cortex-M3</w:t>
      </w:r>
    </w:p>
    <w:p w:rsidR="003461B4" w:rsidRDefault="003461B4" w:rsidP="003461B4">
      <w:pPr>
        <w:pStyle w:val="ae"/>
      </w:pPr>
      <w:r>
        <w:rPr>
          <w:rFonts w:hint="eastAsia"/>
        </w:rPr>
        <w:t>（</w:t>
      </w:r>
      <w:r>
        <w:rPr>
          <w:rFonts w:hint="eastAsia"/>
        </w:rPr>
        <w:t>6</w:t>
      </w:r>
      <w:r>
        <w:rPr>
          <w:rFonts w:hint="eastAsia"/>
        </w:rPr>
        <w:t>）工作频率：</w:t>
      </w:r>
      <w:r>
        <w:rPr>
          <w:rFonts w:hint="eastAsia"/>
        </w:rPr>
        <w:t>72MHz</w:t>
      </w:r>
    </w:p>
    <w:p w:rsidR="003461B4" w:rsidRDefault="003461B4" w:rsidP="003461B4">
      <w:pPr>
        <w:pStyle w:val="ae"/>
      </w:pPr>
      <w:r>
        <w:rPr>
          <w:rFonts w:hint="eastAsia"/>
        </w:rPr>
        <w:t>（</w:t>
      </w:r>
      <w:r>
        <w:rPr>
          <w:rFonts w:hint="eastAsia"/>
        </w:rPr>
        <w:t>7</w:t>
      </w:r>
      <w:r>
        <w:rPr>
          <w:rFonts w:hint="eastAsia"/>
        </w:rPr>
        <w:t>）存储资源：</w:t>
      </w:r>
      <w:r>
        <w:rPr>
          <w:rFonts w:hint="eastAsia"/>
        </w:rPr>
        <w:t>64K Byte Flash, 20K Byte SRAM</w:t>
      </w:r>
    </w:p>
    <w:p w:rsidR="003461B4" w:rsidRDefault="003461B4" w:rsidP="003461B4">
      <w:pPr>
        <w:pStyle w:val="ae"/>
      </w:pPr>
      <w:r>
        <w:rPr>
          <w:rFonts w:hint="eastAsia"/>
        </w:rPr>
        <w:t>（</w:t>
      </w:r>
      <w:r>
        <w:rPr>
          <w:rFonts w:hint="eastAsia"/>
        </w:rPr>
        <w:t>8</w:t>
      </w:r>
      <w:r>
        <w:rPr>
          <w:rFonts w:hint="eastAsia"/>
        </w:rPr>
        <w:t>）接口资源：</w:t>
      </w:r>
      <w:r>
        <w:rPr>
          <w:rFonts w:hint="eastAsia"/>
        </w:rPr>
        <w:t>2*SPI, 3*USART, 2*IIC, 1*CAN, 37*I/O</w:t>
      </w:r>
    </w:p>
    <w:p w:rsidR="003461B4" w:rsidRDefault="003461B4" w:rsidP="003461B4">
      <w:pPr>
        <w:pStyle w:val="ae"/>
      </w:pPr>
      <w:r>
        <w:rPr>
          <w:rFonts w:hint="eastAsia"/>
        </w:rPr>
        <w:t>（</w:t>
      </w:r>
      <w:r>
        <w:rPr>
          <w:rFonts w:hint="eastAsia"/>
        </w:rPr>
        <w:t>9</w:t>
      </w:r>
      <w:r>
        <w:rPr>
          <w:rFonts w:hint="eastAsia"/>
        </w:rPr>
        <w:t>）数模转换：</w:t>
      </w:r>
      <w:r>
        <w:rPr>
          <w:rFonts w:hint="eastAsia"/>
        </w:rPr>
        <w:t>2*ADC</w:t>
      </w:r>
      <w:r>
        <w:rPr>
          <w:rFonts w:hint="eastAsia"/>
        </w:rPr>
        <w:t>（</w:t>
      </w:r>
      <w:r>
        <w:rPr>
          <w:rFonts w:hint="eastAsia"/>
        </w:rPr>
        <w:t>12</w:t>
      </w:r>
      <w:r>
        <w:rPr>
          <w:rFonts w:hint="eastAsia"/>
        </w:rPr>
        <w:t>位</w:t>
      </w:r>
      <w:r>
        <w:rPr>
          <w:rFonts w:hint="eastAsia"/>
        </w:rPr>
        <w:t>/16</w:t>
      </w:r>
      <w:r>
        <w:rPr>
          <w:rFonts w:hint="eastAsia"/>
        </w:rPr>
        <w:t>通道）</w:t>
      </w:r>
    </w:p>
    <w:p w:rsidR="003461B4" w:rsidRDefault="003461B4" w:rsidP="003461B4">
      <w:pPr>
        <w:pStyle w:val="ae"/>
      </w:pPr>
      <w:r>
        <w:rPr>
          <w:rFonts w:hint="eastAsia"/>
        </w:rPr>
        <w:t>（</w:t>
      </w:r>
      <w:r>
        <w:rPr>
          <w:rFonts w:hint="eastAsia"/>
        </w:rPr>
        <w:t>10</w:t>
      </w:r>
      <w:r>
        <w:rPr>
          <w:rFonts w:hint="eastAsia"/>
        </w:rPr>
        <w:t>）调试下载：支持</w:t>
      </w:r>
      <w:r>
        <w:rPr>
          <w:rFonts w:hint="eastAsia"/>
        </w:rPr>
        <w:t>J</w:t>
      </w:r>
      <w:r>
        <w:t>link</w:t>
      </w:r>
      <w:r>
        <w:rPr>
          <w:rFonts w:hint="eastAsia"/>
        </w:rPr>
        <w:t>/SWD</w:t>
      </w:r>
      <w:r>
        <w:rPr>
          <w:rFonts w:hint="eastAsia"/>
        </w:rPr>
        <w:t>接口调试下载，支持</w:t>
      </w:r>
      <w:r>
        <w:rPr>
          <w:rFonts w:hint="eastAsia"/>
        </w:rPr>
        <w:t>IAP</w:t>
      </w:r>
    </w:p>
    <w:p w:rsidR="003461B4" w:rsidRDefault="003461B4" w:rsidP="003461B4">
      <w:pPr>
        <w:pStyle w:val="ae"/>
      </w:pPr>
      <w:r>
        <w:rPr>
          <w:rFonts w:hint="eastAsia"/>
        </w:rPr>
        <w:t>作为嵌入式系统的核心硬件设备，</w:t>
      </w:r>
      <w:r>
        <w:rPr>
          <w:rFonts w:hint="eastAsia"/>
        </w:rPr>
        <w:t>STM32F103C8T6</w:t>
      </w:r>
      <w:r>
        <w:rPr>
          <w:rFonts w:hint="eastAsia"/>
        </w:rPr>
        <w:t>上将搭载嵌入式系统，系统完成垃圾分类信息的采集、存储和上传等功能，将处理过的数据信息通过无线通信技术在电脑上显示。</w:t>
      </w:r>
    </w:p>
    <w:p w:rsidR="003461B4" w:rsidRDefault="003461B4" w:rsidP="003461B4">
      <w:pPr>
        <w:pStyle w:val="ae"/>
      </w:pPr>
      <w:r>
        <w:rPr>
          <w:rFonts w:hint="eastAsia"/>
        </w:rPr>
        <w:t>STM32F103C8T6</w:t>
      </w:r>
      <w:r>
        <w:rPr>
          <w:rFonts w:hint="eastAsia"/>
        </w:rPr>
        <w:t>的最小系统电路主要分为相互关联的五个部分。分别为：为系统提供能量，保证系统发送的指令能够准确执行的电源电路；处理存储器与处理器之间通讯关系的时钟电路；当系统出现故障后，对内部寄存器和数据存储器进行初始化操作的复位电路；系统开始工作时，通知微处理器中数据存储位置的启动电路；当程序设计好后，通过通讯转换为机器识别的语言后下载入存储器中的下载电路。这五部分与微处理器</w:t>
      </w:r>
      <w:r>
        <w:rPr>
          <w:rFonts w:hint="eastAsia"/>
        </w:rPr>
        <w:t>STM32F103C8T6</w:t>
      </w:r>
      <w:r>
        <w:rPr>
          <w:rFonts w:hint="eastAsia"/>
        </w:rPr>
        <w:t>共同组成垃圾分类系统中最简单的硬件电路。</w:t>
      </w:r>
    </w:p>
    <w:p w:rsidR="003461B4" w:rsidRDefault="003461B4" w:rsidP="007809CB">
      <w:pPr>
        <w:pStyle w:val="2"/>
      </w:pPr>
      <w:bookmarkStart w:id="75" w:name="_Toc40783241"/>
      <w:r>
        <w:rPr>
          <w:rFonts w:hint="eastAsia"/>
        </w:rPr>
        <w:lastRenderedPageBreak/>
        <w:t>单片机最小系统</w:t>
      </w:r>
      <w:bookmarkEnd w:id="75"/>
    </w:p>
    <w:p w:rsidR="003461B4" w:rsidRDefault="003461B4" w:rsidP="003461B4">
      <w:pPr>
        <w:pStyle w:val="ae"/>
      </w:pPr>
      <w:r>
        <w:rPr>
          <w:rFonts w:hint="eastAsia"/>
        </w:rPr>
        <w:t>单片机最小系统，或者称为最小应用系统，是指用最少的元件组成的单片机可以工作的系统。对</w:t>
      </w:r>
      <w:r>
        <w:rPr>
          <w:rFonts w:hint="eastAsia"/>
        </w:rPr>
        <w:t>STM32F1</w:t>
      </w:r>
      <w:r>
        <w:rPr>
          <w:rFonts w:hint="eastAsia"/>
        </w:rPr>
        <w:t>系列单片机来说，最小系统一般应该包括：单片机、晶振电路、复位电路。</w:t>
      </w:r>
      <w:r w:rsidRPr="00132924">
        <w:rPr>
          <w:rFonts w:hint="eastAsia"/>
        </w:rPr>
        <w:t>STM32F103C8T6</w:t>
      </w:r>
      <w:r w:rsidRPr="00132924">
        <w:rPr>
          <w:rFonts w:hint="eastAsia"/>
        </w:rPr>
        <w:t>原理图</w:t>
      </w:r>
      <w:r>
        <w:rPr>
          <w:rFonts w:hint="eastAsia"/>
        </w:rPr>
        <w:t>如下：</w:t>
      </w:r>
    </w:p>
    <w:p w:rsidR="00420EFA" w:rsidRDefault="003461B4" w:rsidP="00420EFA">
      <w:pPr>
        <w:pStyle w:val="b"/>
        <w:keepNext/>
      </w:pPr>
      <w:r>
        <w:rPr>
          <w:rFonts w:hint="eastAsia"/>
        </w:rPr>
        <w:drawing>
          <wp:inline distT="0" distB="0" distL="0" distR="0" wp14:anchorId="16ED17C2" wp14:editId="20B51F88">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rsidR="003461B4" w:rsidRDefault="00420EFA" w:rsidP="002A0315">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3</w:t>
      </w:r>
      <w:r w:rsidR="009946EB">
        <w:fldChar w:fldCharType="end"/>
      </w:r>
      <w:r>
        <w:rPr>
          <w:rFonts w:hint="eastAsia"/>
        </w:rPr>
        <w:t xml:space="preserve"> </w:t>
      </w:r>
      <w:r w:rsidR="003461B4" w:rsidRPr="00132924">
        <w:rPr>
          <w:rFonts w:hint="eastAsia"/>
        </w:rPr>
        <w:t>STM32F103C8T6</w:t>
      </w:r>
      <w:r w:rsidR="003461B4" w:rsidRPr="00132924">
        <w:rPr>
          <w:rFonts w:hint="eastAsia"/>
        </w:rPr>
        <w:t>原理图</w:t>
      </w:r>
    </w:p>
    <w:p w:rsidR="003461B4" w:rsidRDefault="003461B4" w:rsidP="007809CB">
      <w:pPr>
        <w:pStyle w:val="3"/>
        <w:ind w:firstLine="480"/>
      </w:pPr>
      <w:bookmarkStart w:id="76" w:name="_Toc40783242"/>
      <w:r>
        <w:rPr>
          <w:rFonts w:hint="eastAsia"/>
          <w:shd w:val="clear" w:color="auto" w:fill="FFFFFF"/>
        </w:rPr>
        <w:t>时钟电路</w:t>
      </w:r>
      <w:bookmarkEnd w:id="76"/>
    </w:p>
    <w:p w:rsidR="003461B4" w:rsidRDefault="003461B4" w:rsidP="003461B4">
      <w:pPr>
        <w:pStyle w:val="ae"/>
      </w:pPr>
      <w:r>
        <w:rPr>
          <w:rFonts w:hint="eastAsia"/>
        </w:rPr>
        <w:t>晶振电路为主控芯片提供系统时钟，所有的外设工作，</w:t>
      </w:r>
      <w:r>
        <w:rPr>
          <w:rFonts w:hint="eastAsia"/>
        </w:rPr>
        <w:t>CPU</w:t>
      </w:r>
      <w:r>
        <w:rPr>
          <w:rFonts w:hint="eastAsia"/>
        </w:rPr>
        <w:t>工作都要基于该时钟，类似于整个系统的“心跳节拍”。晶振分为无源和有源，但是本质上都是皮尔斯震荡电路（反相放大器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电源），只不过对于单片机而言，单片机内部集成了反相放大器和电阻以及电源，外接晶体和电容就可以了，这里的晶体就称之为无源晶振。而有源晶振是将皮尔斯振荡器作成一个整体，直接加电源即可工作。</w:t>
      </w:r>
    </w:p>
    <w:p w:rsidR="00B5764B" w:rsidRDefault="003461B4" w:rsidP="00B5764B">
      <w:pPr>
        <w:pStyle w:val="af6"/>
        <w:keepNext/>
      </w:pPr>
      <w:r>
        <w:rPr>
          <w:rFonts w:hint="eastAsia"/>
        </w:rPr>
        <w:lastRenderedPageBreak/>
        <w:tab/>
      </w:r>
      <w:r>
        <w:rPr>
          <w:rFonts w:hint="eastAsia"/>
        </w:rPr>
        <w:drawing>
          <wp:inline distT="0" distB="0" distL="0" distR="0" wp14:anchorId="5F8764C5" wp14:editId="6831B487">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29">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rsidR="003461B4" w:rsidRDefault="00B5764B" w:rsidP="00B5764B">
      <w:pPr>
        <w:pStyle w:val="aff1"/>
        <w:jc w:val="center"/>
        <w:rPr>
          <w:shd w:val="clear" w:color="auto" w:fill="FFFFFF"/>
        </w:rP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4</w:t>
      </w:r>
      <w:r w:rsidR="009946EB">
        <w:fldChar w:fldCharType="end"/>
      </w:r>
      <w:r>
        <w:rPr>
          <w:rFonts w:hint="eastAsia"/>
        </w:rPr>
        <w:t xml:space="preserve"> </w:t>
      </w:r>
      <w:r w:rsidR="003461B4" w:rsidRPr="007813CC">
        <w:rPr>
          <w:rFonts w:hint="eastAsia"/>
          <w:shd w:val="clear" w:color="auto" w:fill="FFFFFF"/>
        </w:rPr>
        <w:t>时钟电路</w:t>
      </w:r>
    </w:p>
    <w:p w:rsidR="003461B4" w:rsidRDefault="003461B4" w:rsidP="007809CB">
      <w:pPr>
        <w:pStyle w:val="3"/>
        <w:ind w:firstLine="480"/>
      </w:pPr>
      <w:bookmarkStart w:id="77" w:name="_Toc40783243"/>
      <w:r>
        <w:rPr>
          <w:rFonts w:hint="eastAsia"/>
          <w:shd w:val="clear" w:color="auto" w:fill="FFFFFF"/>
        </w:rPr>
        <w:t>复位电路</w:t>
      </w:r>
      <w:bookmarkEnd w:id="77"/>
    </w:p>
    <w:p w:rsidR="003461B4" w:rsidRDefault="003461B4" w:rsidP="003461B4">
      <w:pPr>
        <w:pStyle w:val="ae"/>
      </w:pPr>
      <w:r>
        <w:rPr>
          <w:rFonts w:hint="eastAsia"/>
        </w:rPr>
        <w:t>主控芯片是低电平复位</w:t>
      </w:r>
      <w:r>
        <w:rPr>
          <w:rFonts w:hint="eastAsia"/>
        </w:rPr>
        <w:t>(</w:t>
      </w:r>
      <w:r>
        <w:rPr>
          <w:rFonts w:hint="eastAsia"/>
        </w:rPr>
        <w:t>引脚</w:t>
      </w:r>
      <w:r>
        <w:rPr>
          <w:rFonts w:hint="eastAsia"/>
        </w:rPr>
        <w:t>NRST)</w:t>
      </w:r>
      <w:r>
        <w:rPr>
          <w:rFonts w:hint="eastAsia"/>
        </w:rPr>
        <w:t>，硬件按键复位属于系统复位之一</w:t>
      </w:r>
      <w:r>
        <w:rPr>
          <w:rFonts w:hint="eastAsia"/>
        </w:rPr>
        <w:t>(</w:t>
      </w:r>
      <w:r>
        <w:rPr>
          <w:rFonts w:hint="eastAsia"/>
        </w:rPr>
        <w:t>另外还有软件复位，看门狗计数终止复位等</w:t>
      </w:r>
      <w:r>
        <w:rPr>
          <w:rFonts w:hint="eastAsia"/>
        </w:rPr>
        <w:t>)</w:t>
      </w:r>
      <w:r>
        <w:rPr>
          <w:rFonts w:hint="eastAsia"/>
        </w:rPr>
        <w:t>。其中的电容</w:t>
      </w:r>
      <w:r>
        <w:rPr>
          <w:rFonts w:hint="eastAsia"/>
        </w:rPr>
        <w:t>C2</w:t>
      </w:r>
      <w:r>
        <w:rPr>
          <w:rFonts w:hint="eastAsia"/>
        </w:rPr>
        <w:t>的目的是按键消抖，防止在按键刚刚接触</w:t>
      </w:r>
      <w:r>
        <w:rPr>
          <w:rFonts w:hint="eastAsia"/>
        </w:rPr>
        <w:t>/</w:t>
      </w:r>
      <w:r>
        <w:rPr>
          <w:rFonts w:hint="eastAsia"/>
        </w:rPr>
        <w:t>松开时的电平抖动引发误动作</w:t>
      </w:r>
      <w:r>
        <w:rPr>
          <w:rFonts w:hint="eastAsia"/>
        </w:rPr>
        <w:t>(</w:t>
      </w:r>
      <w:r>
        <w:rPr>
          <w:rFonts w:hint="eastAsia"/>
        </w:rPr>
        <w:t>按键闭合</w:t>
      </w:r>
      <w:r>
        <w:rPr>
          <w:rFonts w:hint="eastAsia"/>
        </w:rPr>
        <w:t>/</w:t>
      </w:r>
      <w:r>
        <w:rPr>
          <w:rFonts w:hint="eastAsia"/>
        </w:rPr>
        <w:t>松开的接触过程大约有</w:t>
      </w:r>
      <w:r>
        <w:rPr>
          <w:rFonts w:hint="eastAsia"/>
        </w:rPr>
        <w:t>10ms</w:t>
      </w:r>
      <w:r>
        <w:rPr>
          <w:rFonts w:hint="eastAsia"/>
        </w:rPr>
        <w:t>的抖动，这对于主控芯片</w:t>
      </w:r>
      <w:r>
        <w:rPr>
          <w:rFonts w:hint="eastAsia"/>
        </w:rPr>
        <w:t>I/O</w:t>
      </w:r>
      <w:r>
        <w:rPr>
          <w:rFonts w:hint="eastAsia"/>
        </w:rPr>
        <w:t>控制来说已经是很长的时间，足以执行多次复位动作。由于电容电压不会突变，所以采用电容滤波，防止抖动复位误动作</w:t>
      </w:r>
      <w:r>
        <w:rPr>
          <w:rFonts w:hint="eastAsia"/>
        </w:rPr>
        <w:t>)</w:t>
      </w:r>
      <w:r>
        <w:rPr>
          <w:rFonts w:hint="eastAsia"/>
        </w:rPr>
        <w:t>。</w:t>
      </w:r>
    </w:p>
    <w:p w:rsidR="009F54B8" w:rsidRDefault="003461B4" w:rsidP="009F54B8">
      <w:pPr>
        <w:pStyle w:val="af6"/>
        <w:keepNext/>
      </w:pPr>
      <w:r>
        <w:rPr>
          <w:rFonts w:hint="eastAsia"/>
        </w:rPr>
        <w:drawing>
          <wp:inline distT="0" distB="0" distL="0" distR="0" wp14:anchorId="55E78C83" wp14:editId="2F0665E4">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0">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rsidR="003461B4" w:rsidRDefault="009F54B8" w:rsidP="002A0315">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5</w:t>
      </w:r>
      <w:r w:rsidR="009946EB">
        <w:fldChar w:fldCharType="end"/>
      </w:r>
      <w:r>
        <w:rPr>
          <w:rFonts w:hint="eastAsia"/>
        </w:rPr>
        <w:t xml:space="preserve"> </w:t>
      </w:r>
      <w:r w:rsidR="003461B4">
        <w:rPr>
          <w:rFonts w:hint="eastAsia"/>
          <w:shd w:val="clear" w:color="auto" w:fill="FFFFFF"/>
        </w:rPr>
        <w:t>复位电路</w:t>
      </w:r>
    </w:p>
    <w:p w:rsidR="003461B4" w:rsidRDefault="003461B4" w:rsidP="000B1CD8">
      <w:pPr>
        <w:pStyle w:val="2"/>
      </w:pPr>
      <w:bookmarkStart w:id="78" w:name="_Toc40520494"/>
      <w:bookmarkStart w:id="79" w:name="_Toc40783244"/>
      <w:r>
        <w:rPr>
          <w:rFonts w:hint="eastAsia"/>
        </w:rPr>
        <w:t>语音识别模块电路设计</w:t>
      </w:r>
      <w:bookmarkEnd w:id="78"/>
      <w:bookmarkEnd w:id="79"/>
    </w:p>
    <w:p w:rsidR="003461B4" w:rsidRDefault="003461B4" w:rsidP="000B1CD8">
      <w:pPr>
        <w:pStyle w:val="3"/>
        <w:ind w:firstLine="480"/>
      </w:pPr>
      <w:bookmarkStart w:id="80" w:name="_Toc40520495"/>
      <w:bookmarkStart w:id="81" w:name="_Toc40783245"/>
      <w:r>
        <w:rPr>
          <w:rFonts w:hint="eastAsia"/>
        </w:rPr>
        <w:t>嵌入式语音识别框架</w:t>
      </w:r>
      <w:bookmarkEnd w:id="80"/>
      <w:bookmarkEnd w:id="81"/>
    </w:p>
    <w:p w:rsidR="003461B4" w:rsidRDefault="003461B4" w:rsidP="003461B4">
      <w:pPr>
        <w:pStyle w:val="ae"/>
      </w:pPr>
      <w:r>
        <w:rPr>
          <w:rFonts w:hint="eastAsia"/>
        </w:rPr>
        <w:t>本文主要通过研究基于专用嵌入式识别芯片，设计相关的功能和模块，从而</w:t>
      </w:r>
      <w:r>
        <w:rPr>
          <w:rFonts w:hint="eastAsia"/>
        </w:rPr>
        <w:lastRenderedPageBreak/>
        <w:t>实现具体的需求。嵌入式语音识别系统主要由</w:t>
      </w:r>
      <w:r>
        <w:rPr>
          <w:rFonts w:hint="eastAsia"/>
        </w:rPr>
        <w:t>MCU</w:t>
      </w:r>
      <w:r>
        <w:rPr>
          <w:rFonts w:hint="eastAsia"/>
        </w:rPr>
        <w:t>主控芯片、专用语音识别芯片、识别列表以及说话人语音采集等几个主要模块组成。</w:t>
      </w:r>
    </w:p>
    <w:p w:rsidR="003461B4" w:rsidRDefault="003461B4" w:rsidP="003461B4">
      <w:pPr>
        <w:pStyle w:val="ae"/>
      </w:pPr>
      <w:r>
        <w:rPr>
          <w:rFonts w:hint="eastAsia"/>
        </w:rPr>
        <w:t>（１）核也控制器：用来控制专用语音识别芯片的主控芯片，可以对其编程实现相关功能，本文采用的是通过蓝牙无线通信的方式与上位机进行通讯。主控芯片种类主要有</w:t>
      </w:r>
      <w:r>
        <w:rPr>
          <w:rFonts w:hint="eastAsia"/>
        </w:rPr>
        <w:t>51</w:t>
      </w:r>
      <w:r>
        <w:rPr>
          <w:rFonts w:hint="eastAsia"/>
        </w:rPr>
        <w:t>单片机、</w:t>
      </w:r>
      <w:r>
        <w:rPr>
          <w:rFonts w:hint="eastAsia"/>
        </w:rPr>
        <w:t>STM</w:t>
      </w:r>
      <w:r>
        <w:rPr>
          <w:rFonts w:hint="eastAsia"/>
        </w:rPr>
        <w:t>系列、</w:t>
      </w:r>
      <w:r>
        <w:rPr>
          <w:rFonts w:hint="eastAsia"/>
        </w:rPr>
        <w:t>ARM</w:t>
      </w:r>
      <w:r>
        <w:rPr>
          <w:rFonts w:hint="eastAsia"/>
        </w:rPr>
        <w:t>系列等，本文采用的是</w:t>
      </w:r>
      <w:r>
        <w:rPr>
          <w:rFonts w:hint="eastAsia"/>
        </w:rPr>
        <w:t>STM32</w:t>
      </w:r>
      <w:r>
        <w:rPr>
          <w:rFonts w:hint="eastAsia"/>
        </w:rPr>
        <w:t>系列单片机作为核心控制单元。</w:t>
      </w:r>
    </w:p>
    <w:p w:rsidR="003461B4" w:rsidRDefault="003461B4" w:rsidP="003461B4">
      <w:pPr>
        <w:pStyle w:val="ae"/>
      </w:pPr>
      <w:r>
        <w:rPr>
          <w:rFonts w:hint="eastAsia"/>
        </w:rPr>
        <w:t>（２）语音采集：用来采集语音信号的一个模块，并将采集来的语音模拟信号经过端点检测，去噪等预处理之后变为数字信号，目的是为了对数字信号进行特征提取模式匹配得到最终的识别结果。</w:t>
      </w:r>
    </w:p>
    <w:p w:rsidR="003461B4" w:rsidRDefault="003461B4" w:rsidP="003461B4">
      <w:pPr>
        <w:pStyle w:val="ae"/>
      </w:pPr>
      <w:r>
        <w:rPr>
          <w:rFonts w:hint="eastAsia"/>
        </w:rPr>
        <w:t>（３）识别列表：作为离线语音识别最具特征性的一个模块。因为有别于在线识别，它拥有庞大的语音识别库可以通过网络进行调用，而离线识别都是将识别命令临时存放在识别列表中，与识别芯片的识别结果进行匹配从而得到匹配度最高的识别结果反馈给用户。</w:t>
      </w:r>
    </w:p>
    <w:p w:rsidR="003461B4" w:rsidRDefault="003461B4" w:rsidP="000B1CD8">
      <w:pPr>
        <w:pStyle w:val="3"/>
        <w:ind w:firstLine="480"/>
      </w:pPr>
      <w:bookmarkStart w:id="82" w:name="_Toc40520496"/>
      <w:bookmarkStart w:id="83" w:name="_Toc40783246"/>
      <w:r>
        <w:rPr>
          <w:rFonts w:hint="eastAsia"/>
        </w:rPr>
        <w:t>LD3320</w:t>
      </w:r>
      <w:r>
        <w:rPr>
          <w:rFonts w:hint="eastAsia"/>
        </w:rPr>
        <w:t>芯片识别原理</w:t>
      </w:r>
      <w:bookmarkEnd w:id="82"/>
      <w:bookmarkEnd w:id="83"/>
    </w:p>
    <w:p w:rsidR="003461B4" w:rsidRDefault="003461B4" w:rsidP="003461B4">
      <w:pPr>
        <w:pStyle w:val="ae"/>
      </w:pPr>
      <w:r>
        <w:rPr>
          <w:rFonts w:hint="eastAsia"/>
        </w:rPr>
        <w:t>LD3320</w:t>
      </w:r>
      <w:r>
        <w:rPr>
          <w:rFonts w:hint="eastAsia"/>
        </w:rPr>
        <w:t>语音识别芯片使用的技术是基于“关键词语列表”的自动语音识别技术。芯片工作原理如图所示。芯片在启动语音识别时</w:t>
      </w:r>
      <w:r>
        <w:rPr>
          <w:rFonts w:hint="eastAsia"/>
        </w:rPr>
        <w:t>MCU</w:t>
      </w:r>
      <w:r>
        <w:rPr>
          <w:rFonts w:hint="eastAsia"/>
        </w:rPr>
        <w:t>需要先设置关键词语列表，每个关键词语由拼音串组成，如“</w:t>
      </w:r>
      <w:r>
        <w:rPr>
          <w:rFonts w:hint="eastAsia"/>
        </w:rPr>
        <w:t>ni hao</w:t>
      </w:r>
      <w:r>
        <w:rPr>
          <w:rFonts w:hint="eastAsia"/>
        </w:rPr>
        <w:t>”。设置好关键词语列表之后，芯片通过麦克风采集语音信号，然后转换为频域，进行频谱分析。接着从转换好的数据中提取出语音特征，传递给语音识别器。语音识别器会与关键词语列表中的每项的特征进行比对，最后找出最相似的一条。最后将识别结果传递给</w:t>
      </w:r>
      <w:r>
        <w:rPr>
          <w:rFonts w:hint="eastAsia"/>
        </w:rPr>
        <w:t>MCU</w:t>
      </w:r>
      <w:r>
        <w:rPr>
          <w:rFonts w:hint="eastAsia"/>
        </w:rPr>
        <w:t>。</w:t>
      </w:r>
    </w:p>
    <w:p w:rsidR="001416E5" w:rsidRDefault="003461B4" w:rsidP="001416E5">
      <w:pPr>
        <w:pStyle w:val="af6"/>
        <w:keepNext/>
      </w:pPr>
      <w:r w:rsidRPr="000254A3">
        <w:drawing>
          <wp:inline distT="0" distB="0" distL="0" distR="0" wp14:anchorId="237FAFAD" wp14:editId="74833D23">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1">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rsidR="003461B4" w:rsidRDefault="001416E5" w:rsidP="002A0315">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6</w:t>
      </w:r>
      <w:r w:rsidR="009946EB">
        <w:fldChar w:fldCharType="end"/>
      </w:r>
      <w:r>
        <w:rPr>
          <w:rFonts w:hint="eastAsia"/>
        </w:rPr>
        <w:t xml:space="preserve"> </w:t>
      </w:r>
      <w:r w:rsidR="003461B4" w:rsidRPr="00094319">
        <w:rPr>
          <w:rFonts w:hint="eastAsia"/>
        </w:rPr>
        <w:t>LD3320</w:t>
      </w:r>
      <w:r w:rsidR="003461B4" w:rsidRPr="00094319">
        <w:rPr>
          <w:rFonts w:hint="eastAsia"/>
        </w:rPr>
        <w:t>语音识别芯片工作原理</w:t>
      </w:r>
    </w:p>
    <w:p w:rsidR="003461B4" w:rsidRPr="00503F13" w:rsidRDefault="003461B4" w:rsidP="003461B4">
      <w:pPr>
        <w:pStyle w:val="ae"/>
      </w:pPr>
      <w:r>
        <w:rPr>
          <w:rFonts w:hint="eastAsia"/>
        </w:rPr>
        <w:t>芯片所采用的非特定人语音识别技术，是语言学家利用语言建模技术，在对近百Ｇ的中文语音数据分析后建立起的中文语音数学模型，经过数以万计的取样训练，提取样本语音中基元语音细节特征及其之间的差异，再取统计概率最优的每个关键的基元语音特征，最后算法工程师将研究结果的语音数学模型及算法应</w:t>
      </w:r>
      <w:r>
        <w:rPr>
          <w:rFonts w:hint="eastAsia"/>
        </w:rPr>
        <w:lastRenderedPageBreak/>
        <w:t>用到芯片中。</w:t>
      </w:r>
    </w:p>
    <w:p w:rsidR="003461B4" w:rsidRDefault="003461B4" w:rsidP="000B1CD8">
      <w:pPr>
        <w:pStyle w:val="3"/>
        <w:ind w:firstLine="480"/>
      </w:pPr>
      <w:bookmarkStart w:id="84" w:name="_Toc40520497"/>
      <w:bookmarkStart w:id="85" w:name="_Toc40783247"/>
      <w:r>
        <w:rPr>
          <w:rFonts w:hint="eastAsia"/>
        </w:rPr>
        <w:t>LD3320</w:t>
      </w:r>
      <w:r>
        <w:rPr>
          <w:rFonts w:hint="eastAsia"/>
        </w:rPr>
        <w:t>芯片特性</w:t>
      </w:r>
      <w:bookmarkEnd w:id="84"/>
      <w:bookmarkEnd w:id="85"/>
    </w:p>
    <w:p w:rsidR="003461B4" w:rsidRDefault="003461B4" w:rsidP="003461B4">
      <w:pPr>
        <w:pStyle w:val="ae"/>
        <w:ind w:firstLineChars="0" w:firstLine="420"/>
      </w:pPr>
      <w:r>
        <w:rPr>
          <w:rFonts w:hint="eastAsia"/>
        </w:rPr>
        <w:t>LD3320</w:t>
      </w:r>
      <w:r>
        <w:rPr>
          <w:rFonts w:hint="eastAsia"/>
        </w:rPr>
        <w:t>芯片是</w:t>
      </w:r>
      <w:r>
        <w:rPr>
          <w:rFonts w:hint="eastAsia"/>
        </w:rPr>
        <w:t>ICRoute</w:t>
      </w:r>
      <w:r>
        <w:rPr>
          <w:rFonts w:hint="eastAsia"/>
        </w:rPr>
        <w:t>公司设计并且生产的，针对非特定人的语音识别专用芯片。它在设计上注重节能高效，自带</w:t>
      </w:r>
      <w:r>
        <w:rPr>
          <w:rFonts w:hint="eastAsia"/>
        </w:rPr>
        <w:t>FLASH</w:t>
      </w:r>
      <w:r>
        <w:rPr>
          <w:rFonts w:hint="eastAsia"/>
        </w:rPr>
        <w:t>、</w:t>
      </w:r>
      <w:r>
        <w:rPr>
          <w:rFonts w:hint="eastAsia"/>
        </w:rPr>
        <w:t>RAM</w:t>
      </w:r>
      <w:r>
        <w:rPr>
          <w:rFonts w:hint="eastAsia"/>
        </w:rPr>
        <w:t>，并且可以通过单片机进行直接控制。</w:t>
      </w:r>
    </w:p>
    <w:p w:rsidR="003461B4" w:rsidRDefault="003461B4" w:rsidP="003461B4">
      <w:pPr>
        <w:pStyle w:val="ae"/>
      </w:pPr>
      <w:r>
        <w:rPr>
          <w:rFonts w:hint="eastAsia"/>
        </w:rPr>
        <w:t>LD3320</w:t>
      </w:r>
      <w:r>
        <w:rPr>
          <w:rFonts w:hint="eastAsia"/>
        </w:rPr>
        <w:t>识别芯片的主要特征主要包括以下几个方面；</w:t>
      </w:r>
    </w:p>
    <w:p w:rsidR="003461B4" w:rsidRDefault="003461B4" w:rsidP="003461B4">
      <w:pPr>
        <w:pStyle w:val="ae"/>
      </w:pPr>
      <w:r>
        <w:rPr>
          <w:rFonts w:hint="eastAsia"/>
        </w:rPr>
        <w:t>（１）拥有快速并且稳定的识别算法和优化，不需要用户反复训练声音模型，便可以进行针对非特定人的语音识别；</w:t>
      </w:r>
    </w:p>
    <w:p w:rsidR="003461B4" w:rsidRDefault="003461B4" w:rsidP="003461B4">
      <w:pPr>
        <w:pStyle w:val="ae"/>
      </w:pPr>
      <w:r>
        <w:rPr>
          <w:rFonts w:hint="eastAsia"/>
        </w:rPr>
        <w:t>（２）不需要外接芯片，该识别态片也自带了一定容量的存储模块和寄存器，也集成了模数转换模块。真正实现了单芯片便能够完成整个识别工作。</w:t>
      </w:r>
    </w:p>
    <w:p w:rsidR="003461B4" w:rsidRDefault="003461B4" w:rsidP="003461B4">
      <w:pPr>
        <w:pStyle w:val="ae"/>
      </w:pPr>
      <w:r>
        <w:rPr>
          <w:rFonts w:hint="eastAsia"/>
        </w:rPr>
        <w:t>（３）单片机与芯片的交互主要是通过对芯片寄存器读写的过程来实现。只需要设定好需要识别的指令文本，写入芯片，</w:t>
      </w:r>
      <w:r>
        <w:rPr>
          <w:rFonts w:hint="eastAsia"/>
        </w:rPr>
        <w:t>LD3320</w:t>
      </w:r>
      <w:r>
        <w:rPr>
          <w:rFonts w:hint="eastAsia"/>
        </w:rPr>
        <w:t>芯片便可执行识别和结果匹配，从而反馈相关结果。</w:t>
      </w:r>
    </w:p>
    <w:p w:rsidR="003461B4" w:rsidRDefault="003461B4" w:rsidP="003461B4">
      <w:pPr>
        <w:pStyle w:val="ae"/>
      </w:pPr>
      <w:r>
        <w:rPr>
          <w:rFonts w:hint="eastAsia"/>
        </w:rPr>
        <w:t>（４）芯片在内部已经设置了</w:t>
      </w:r>
      <w:r>
        <w:rPr>
          <w:rFonts w:hint="eastAsia"/>
        </w:rPr>
        <w:t>16</w:t>
      </w:r>
      <w:r>
        <w:rPr>
          <w:rFonts w:hint="eastAsia"/>
        </w:rPr>
        <w:t>位的模数／数模转换器和功放电路。提供麦克风、喇叭的相关接口，可以通过插拔或者焊接方式进行连接。</w:t>
      </w:r>
    </w:p>
    <w:p w:rsidR="003461B4" w:rsidRDefault="003461B4" w:rsidP="003461B4">
      <w:pPr>
        <w:pStyle w:val="ae"/>
      </w:pPr>
      <w:r>
        <w:rPr>
          <w:rFonts w:hint="eastAsia"/>
        </w:rPr>
        <w:t>（５）芯片支持了对于软件和硬件的串行和并行两种时序的读写方式，用户可以根据需要自己选择。</w:t>
      </w:r>
    </w:p>
    <w:p w:rsidR="003461B4" w:rsidRDefault="003461B4" w:rsidP="003461B4">
      <w:pPr>
        <w:pStyle w:val="ae"/>
      </w:pPr>
      <w:r>
        <w:rPr>
          <w:rFonts w:hint="eastAsia"/>
        </w:rPr>
        <w:t>（６）芯片具备休眠功能，在一定程度实现了节约能源的功能。</w:t>
      </w:r>
    </w:p>
    <w:p w:rsidR="003461B4" w:rsidRDefault="003461B4" w:rsidP="003461B4">
      <w:pPr>
        <w:pStyle w:val="ae"/>
      </w:pPr>
      <w:r>
        <w:rPr>
          <w:rFonts w:hint="eastAsia"/>
        </w:rPr>
        <w:t>（７）工作电压为</w:t>
      </w:r>
      <w:r>
        <w:rPr>
          <w:rFonts w:hint="eastAsia"/>
        </w:rPr>
        <w:t>3.3V</w:t>
      </w:r>
      <w:r>
        <w:rPr>
          <w:rFonts w:hint="eastAsia"/>
        </w:rPr>
        <w:t>，方便携带。</w:t>
      </w:r>
    </w:p>
    <w:p w:rsidR="003461B4" w:rsidRDefault="003461B4" w:rsidP="003461B4">
      <w:pPr>
        <w:pStyle w:val="ae"/>
      </w:pPr>
      <w:r>
        <w:rPr>
          <w:rFonts w:hint="eastAsia"/>
        </w:rPr>
        <w:t>ICRoute</w:t>
      </w:r>
      <w:r>
        <w:rPr>
          <w:rFonts w:hint="eastAsia"/>
        </w:rPr>
        <w:t>公司仍在不断推出新一代产品，芯片的性能也将变得更加卓越，主要可以体现在抗噪距离更远、识别准确率更好。此外还配备了语音信号的音频输出。</w:t>
      </w:r>
    </w:p>
    <w:p w:rsidR="003461B4" w:rsidRDefault="003461B4" w:rsidP="000B1CD8">
      <w:pPr>
        <w:pStyle w:val="3"/>
        <w:ind w:firstLine="480"/>
      </w:pPr>
      <w:bookmarkStart w:id="86" w:name="_Toc40520498"/>
      <w:bookmarkStart w:id="87" w:name="_Toc40783248"/>
      <w:r>
        <w:rPr>
          <w:rFonts w:hint="eastAsia"/>
        </w:rPr>
        <w:t>LD3320</w:t>
      </w:r>
      <w:r>
        <w:rPr>
          <w:rFonts w:hint="eastAsia"/>
        </w:rPr>
        <w:t>与</w:t>
      </w:r>
      <w:r>
        <w:rPr>
          <w:rFonts w:hint="eastAsia"/>
        </w:rPr>
        <w:t>MCU</w:t>
      </w:r>
      <w:r>
        <w:rPr>
          <w:rFonts w:hint="eastAsia"/>
        </w:rPr>
        <w:t>通信方式</w:t>
      </w:r>
      <w:bookmarkEnd w:id="86"/>
      <w:bookmarkEnd w:id="87"/>
    </w:p>
    <w:p w:rsidR="003461B4" w:rsidRDefault="003461B4" w:rsidP="003461B4">
      <w:pPr>
        <w:pStyle w:val="ae"/>
      </w:pPr>
      <w:r>
        <w:rPr>
          <w:rFonts w:hint="eastAsia"/>
        </w:rPr>
        <w:t>作为硬件平台中最为核也的模块之一，语音识别芯片</w:t>
      </w:r>
      <w:r>
        <w:rPr>
          <w:rFonts w:hint="eastAsia"/>
        </w:rPr>
        <w:t>LD3320</w:t>
      </w:r>
      <w:r>
        <w:rPr>
          <w:rFonts w:hint="eastAsia"/>
        </w:rPr>
        <w:t>与主控芯片之间主要是通过对功能寄存器进行读写的过程。</w:t>
      </w:r>
      <w:r>
        <w:rPr>
          <w:rFonts w:hint="eastAsia"/>
        </w:rPr>
        <w:t>LD3320</w:t>
      </w:r>
      <w:r>
        <w:rPr>
          <w:rFonts w:hint="eastAsia"/>
        </w:rPr>
        <w:t>的寄存器分别支持了软件、硬件的串行</w:t>
      </w:r>
      <w:r>
        <w:rPr>
          <w:rFonts w:hint="eastAsia"/>
        </w:rPr>
        <w:t>SPI</w:t>
      </w:r>
      <w:r>
        <w:rPr>
          <w:rFonts w:hint="eastAsia"/>
        </w:rPr>
        <w:t>读写方法、软件模拟并行读写、硬件并行读写这四个读写方式。</w:t>
      </w:r>
    </w:p>
    <w:p w:rsidR="003461B4" w:rsidRDefault="003461B4" w:rsidP="003461B4">
      <w:pPr>
        <w:pStyle w:val="ae"/>
      </w:pPr>
      <w:r>
        <w:rPr>
          <w:rFonts w:hint="eastAsia"/>
        </w:rPr>
        <w:t>本文使用的是并行的软件模拟时序。当准备好读写的地址之后，在并行读写时序中，我们令</w:t>
      </w:r>
      <w:r>
        <w:rPr>
          <w:rFonts w:hint="eastAsia"/>
        </w:rPr>
        <w:t>A0</w:t>
      </w:r>
      <w:r>
        <w:rPr>
          <w:rFonts w:hint="eastAsia"/>
        </w:rPr>
        <w:t>等于</w:t>
      </w:r>
      <w:r>
        <w:rPr>
          <w:rFonts w:hint="eastAsia"/>
        </w:rPr>
        <w:t>1</w:t>
      </w:r>
      <w:r>
        <w:rPr>
          <w:rFonts w:hint="eastAsia"/>
        </w:rPr>
        <w:t>，分别对</w:t>
      </w:r>
      <w:r>
        <w:rPr>
          <w:rFonts w:hint="eastAsia"/>
        </w:rPr>
        <w:t>CSB</w:t>
      </w:r>
      <w:r>
        <w:rPr>
          <w:rFonts w:hint="eastAsia"/>
        </w:rPr>
        <w:t>拉低和对</w:t>
      </w:r>
      <w:r>
        <w:rPr>
          <w:rFonts w:hint="eastAsia"/>
        </w:rPr>
        <w:t>WRB</w:t>
      </w:r>
      <w:r>
        <w:rPr>
          <w:rFonts w:hint="eastAsia"/>
        </w:rPr>
        <w:t>拉高来写入地址；当</w:t>
      </w:r>
      <w:r>
        <w:rPr>
          <w:rFonts w:hint="eastAsia"/>
        </w:rPr>
        <w:t>A0</w:t>
      </w:r>
      <w:r>
        <w:rPr>
          <w:rFonts w:hint="eastAsia"/>
        </w:rPr>
        <w:t>等于</w:t>
      </w:r>
      <w:r>
        <w:rPr>
          <w:rFonts w:hint="eastAsia"/>
        </w:rPr>
        <w:t>0</w:t>
      </w:r>
      <w:r>
        <w:rPr>
          <w:rFonts w:hint="eastAsia"/>
        </w:rPr>
        <w:t>时，我们令</w:t>
      </w:r>
      <w:r>
        <w:rPr>
          <w:rFonts w:hint="eastAsia"/>
        </w:rPr>
        <w:t>CSB</w:t>
      </w:r>
      <w:r>
        <w:rPr>
          <w:rFonts w:hint="eastAsia"/>
        </w:rPr>
        <w:t>拉低和将</w:t>
      </w:r>
      <w:r>
        <w:rPr>
          <w:rFonts w:hint="eastAsia"/>
        </w:rPr>
        <w:t>RD</w:t>
      </w:r>
      <w:r>
        <w:rPr>
          <w:rFonts w:hint="eastAsia"/>
        </w:rPr>
        <w:t>拉高来读入数据。</w:t>
      </w:r>
    </w:p>
    <w:p w:rsidR="003461B4" w:rsidRDefault="003461B4" w:rsidP="003461B4">
      <w:pPr>
        <w:pStyle w:val="ae"/>
      </w:pPr>
      <w:r>
        <w:rPr>
          <w:rFonts w:hint="eastAsia"/>
        </w:rPr>
        <w:t>需要注意的是在这种读写方式下单片机的</w:t>
      </w:r>
      <w:r>
        <w:rPr>
          <w:rFonts w:hint="eastAsia"/>
        </w:rPr>
        <w:t>MD</w:t>
      </w:r>
      <w:r>
        <w:rPr>
          <w:rFonts w:hint="eastAsia"/>
        </w:rPr>
        <w:t>管脚需要拉低。此时</w:t>
      </w:r>
      <w:r>
        <w:rPr>
          <w:rFonts w:hint="eastAsia"/>
        </w:rPr>
        <w:t>DELAY_NOP</w:t>
      </w:r>
      <w:r>
        <w:rPr>
          <w:rFonts w:hint="eastAsia"/>
        </w:rPr>
        <w:t>有关部件会有较长时间的延时，这会影响对）</w:t>
      </w:r>
      <w:r>
        <w:rPr>
          <w:rFonts w:hint="eastAsia"/>
        </w:rPr>
        <w:t>x37</w:t>
      </w:r>
      <w:r>
        <w:rPr>
          <w:rFonts w:hint="eastAsia"/>
        </w:rPr>
        <w:t>寄存器进行写入数据的操作，芯片此时也会受干扰导致工作不正常。在进行识别工作时，</w:t>
      </w:r>
      <w:r>
        <w:rPr>
          <w:rFonts w:hint="eastAsia"/>
        </w:rPr>
        <w:t>0x37</w:t>
      </w:r>
      <w:r>
        <w:rPr>
          <w:rFonts w:hint="eastAsia"/>
        </w:rPr>
        <w:t>寄存器是开始控制芯片工作的入口，从而启动芯片识别的运算和整个识别流程。</w:t>
      </w:r>
      <w:r w:rsidRPr="00B702E4">
        <w:rPr>
          <w:rFonts w:hint="eastAsia"/>
        </w:rPr>
        <w:t>LD3320</w:t>
      </w:r>
      <w:r w:rsidRPr="00B702E4">
        <w:rPr>
          <w:rFonts w:hint="eastAsia"/>
        </w:rPr>
        <w:t>电路图</w:t>
      </w:r>
      <w:r>
        <w:rPr>
          <w:rFonts w:hint="eastAsia"/>
        </w:rPr>
        <w:t>如下：</w:t>
      </w:r>
    </w:p>
    <w:p w:rsidR="002E6D91" w:rsidRDefault="003461B4" w:rsidP="002E6D91">
      <w:pPr>
        <w:pStyle w:val="af6"/>
        <w:keepNext/>
      </w:pPr>
      <w:r>
        <w:rPr>
          <w:rFonts w:hint="eastAsia"/>
        </w:rPr>
        <w:lastRenderedPageBreak/>
        <w:drawing>
          <wp:inline distT="0" distB="0" distL="0" distR="0" wp14:anchorId="69CD57E1" wp14:editId="05B14FCC">
            <wp:extent cx="3291840" cy="2281351"/>
            <wp:effectExtent l="0" t="0" r="381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D3320电路图.png.jpg"/>
                    <pic:cNvPicPr/>
                  </pic:nvPicPr>
                  <pic:blipFill>
                    <a:blip r:embed="rId32">
                      <a:extLst>
                        <a:ext uri="{28A0092B-C50C-407E-A947-70E740481C1C}">
                          <a14:useLocalDpi xmlns:a14="http://schemas.microsoft.com/office/drawing/2010/main" val="0"/>
                        </a:ext>
                      </a:extLst>
                    </a:blip>
                    <a:stretch>
                      <a:fillRect/>
                    </a:stretch>
                  </pic:blipFill>
                  <pic:spPr>
                    <a:xfrm>
                      <a:off x="0" y="0"/>
                      <a:ext cx="3304324" cy="2290003"/>
                    </a:xfrm>
                    <a:prstGeom prst="rect">
                      <a:avLst/>
                    </a:prstGeom>
                  </pic:spPr>
                </pic:pic>
              </a:graphicData>
            </a:graphic>
          </wp:inline>
        </w:drawing>
      </w:r>
    </w:p>
    <w:p w:rsidR="003461B4" w:rsidRDefault="002E6D91" w:rsidP="00C0773B">
      <w:pPr>
        <w:pStyle w:val="aff1"/>
        <w:jc w:val="center"/>
      </w:pPr>
      <w:r>
        <w:rPr>
          <w:rFonts w:hint="eastAsia"/>
        </w:rPr>
        <w:t>图</w:t>
      </w:r>
      <w:r>
        <w:rPr>
          <w:rFonts w:hint="eastAsia"/>
        </w:rPr>
        <w:t xml:space="preserve"> </w:t>
      </w:r>
      <w:r w:rsidR="009946EB">
        <w:fldChar w:fldCharType="begin"/>
      </w:r>
      <w:r w:rsidR="009946EB">
        <w:instrText xml:space="preserve"> </w:instrText>
      </w:r>
      <w:r w:rsidR="009946EB">
        <w:rPr>
          <w:rFonts w:hint="eastAsia"/>
        </w:rPr>
        <w:instrText>STYLEREF 1 \s</w:instrText>
      </w:r>
      <w:r w:rsidR="009946EB">
        <w:instrText xml:space="preserve"> </w:instrText>
      </w:r>
      <w:r w:rsidR="009946EB">
        <w:fldChar w:fldCharType="separate"/>
      </w:r>
      <w:r w:rsidR="009946EB">
        <w:rPr>
          <w:noProof/>
        </w:rPr>
        <w:t>3</w:t>
      </w:r>
      <w:r w:rsidR="009946EB">
        <w:fldChar w:fldCharType="end"/>
      </w:r>
      <w:r w:rsidR="009946EB">
        <w:noBreakHyphen/>
      </w:r>
      <w:r w:rsidR="009946EB">
        <w:fldChar w:fldCharType="begin"/>
      </w:r>
      <w:r w:rsidR="009946EB">
        <w:instrText xml:space="preserve"> </w:instrText>
      </w:r>
      <w:r w:rsidR="009946EB">
        <w:rPr>
          <w:rFonts w:hint="eastAsia"/>
        </w:rPr>
        <w:instrText xml:space="preserve">SEQ </w:instrText>
      </w:r>
      <w:r w:rsidR="009946EB">
        <w:rPr>
          <w:rFonts w:hint="eastAsia"/>
        </w:rPr>
        <w:instrText>图</w:instrText>
      </w:r>
      <w:r w:rsidR="009946EB">
        <w:rPr>
          <w:rFonts w:hint="eastAsia"/>
        </w:rPr>
        <w:instrText xml:space="preserve"> \* ARABIC \s 1</w:instrText>
      </w:r>
      <w:r w:rsidR="009946EB">
        <w:instrText xml:space="preserve"> </w:instrText>
      </w:r>
      <w:r w:rsidR="009946EB">
        <w:fldChar w:fldCharType="separate"/>
      </w:r>
      <w:r w:rsidR="009946EB">
        <w:rPr>
          <w:noProof/>
        </w:rPr>
        <w:t>7</w:t>
      </w:r>
      <w:r w:rsidR="009946EB">
        <w:fldChar w:fldCharType="end"/>
      </w:r>
      <w:r>
        <w:t xml:space="preserve"> </w:t>
      </w:r>
      <w:r w:rsidR="003461B4" w:rsidRPr="00B702E4">
        <w:rPr>
          <w:rFonts w:hint="eastAsia"/>
        </w:rPr>
        <w:t>LD3320</w:t>
      </w:r>
      <w:r w:rsidR="003461B4" w:rsidRPr="00B702E4">
        <w:rPr>
          <w:rFonts w:hint="eastAsia"/>
        </w:rPr>
        <w:t>电路图</w:t>
      </w:r>
    </w:p>
    <w:p w:rsidR="003461B4" w:rsidRDefault="003461B4" w:rsidP="00D13DFB">
      <w:pPr>
        <w:pStyle w:val="2"/>
      </w:pPr>
      <w:bookmarkStart w:id="88" w:name="_Toc40520499"/>
      <w:bookmarkStart w:id="89" w:name="_Toc40783249"/>
      <w:r>
        <w:rPr>
          <w:rFonts w:hint="eastAsia"/>
        </w:rPr>
        <w:t>无线通信电路</w:t>
      </w:r>
      <w:bookmarkEnd w:id="88"/>
      <w:bookmarkEnd w:id="89"/>
    </w:p>
    <w:p w:rsidR="003461B4" w:rsidRDefault="003461B4" w:rsidP="003461B4">
      <w:pPr>
        <w:pStyle w:val="ae"/>
      </w:pPr>
      <w:r>
        <w:rPr>
          <w:rFonts w:hint="eastAsia"/>
        </w:rPr>
        <w:t>蓝牙模块是集成了蓝牙功能的</w:t>
      </w:r>
      <w:r>
        <w:rPr>
          <w:rFonts w:hint="eastAsia"/>
        </w:rPr>
        <w:t>PCB</w:t>
      </w:r>
      <w:r>
        <w:rPr>
          <w:rFonts w:hint="eastAsia"/>
        </w:rPr>
        <w:t>板，可实现短距离数据的无线收发，一般的蓝牙模块包括片上无线处理器、数控振荡器、片内射频收发开关切换装置以及嵌入式微控制器等。</w:t>
      </w:r>
    </w:p>
    <w:p w:rsidR="001403B8" w:rsidRDefault="003461B4" w:rsidP="00F7691E">
      <w:pPr>
        <w:pStyle w:val="ae"/>
      </w:pPr>
      <w:r>
        <w:rPr>
          <w:rFonts w:hint="eastAsia"/>
        </w:rPr>
        <w:t>HC-05</w:t>
      </w:r>
      <w:r>
        <w:rPr>
          <w:rFonts w:hint="eastAsia"/>
        </w:rPr>
        <w:t>模块是一个易于使用的蓝牙</w:t>
      </w:r>
      <w:r>
        <w:rPr>
          <w:rFonts w:hint="eastAsia"/>
        </w:rPr>
        <w:t>SPP(</w:t>
      </w:r>
      <w:r>
        <w:rPr>
          <w:rFonts w:hint="eastAsia"/>
        </w:rPr>
        <w:t>串口协议</w:t>
      </w:r>
      <w:r>
        <w:rPr>
          <w:rFonts w:hint="eastAsia"/>
        </w:rPr>
        <w:t>)</w:t>
      </w:r>
      <w:r>
        <w:rPr>
          <w:rFonts w:hint="eastAsia"/>
        </w:rPr>
        <w:t>模块，设计用于透明的无线串行连接设置。</w:t>
      </w:r>
      <w:r>
        <w:rPr>
          <w:rFonts w:hint="eastAsia"/>
        </w:rPr>
        <w:t>HC-05</w:t>
      </w:r>
      <w:r>
        <w:rPr>
          <w:rFonts w:hint="eastAsia"/>
        </w:rPr>
        <w:t>蓝牙模块可以在主配置或从配置中使用，使其成为无线通信的一个伟大的解决方案。该串口蓝牙模块是完全合格的蓝牙</w:t>
      </w:r>
      <w:r>
        <w:rPr>
          <w:rFonts w:hint="eastAsia"/>
        </w:rPr>
        <w:t>V2.0+EDR(</w:t>
      </w:r>
      <w:r>
        <w:rPr>
          <w:rFonts w:hint="eastAsia"/>
        </w:rPr>
        <w:t>增强数据速率</w:t>
      </w:r>
      <w:r>
        <w:rPr>
          <w:rFonts w:hint="eastAsia"/>
        </w:rPr>
        <w:t>)3Mbps</w:t>
      </w:r>
      <w:r>
        <w:rPr>
          <w:rFonts w:hint="eastAsia"/>
        </w:rPr>
        <w:t>调制，具有完整的</w:t>
      </w:r>
      <w:r>
        <w:rPr>
          <w:rFonts w:hint="eastAsia"/>
        </w:rPr>
        <w:t>2.4GHz</w:t>
      </w:r>
      <w:r>
        <w:rPr>
          <w:rFonts w:hint="eastAsia"/>
        </w:rPr>
        <w:t>无线电收发信机和基带。它使用具有</w:t>
      </w:r>
      <w:r>
        <w:rPr>
          <w:rFonts w:hint="eastAsia"/>
        </w:rPr>
        <w:t>CMOS</w:t>
      </w:r>
      <w:r>
        <w:rPr>
          <w:rFonts w:hint="eastAsia"/>
        </w:rPr>
        <w:t>技术和</w:t>
      </w:r>
      <w:r>
        <w:rPr>
          <w:rFonts w:hint="eastAsia"/>
        </w:rPr>
        <w:t>AFH</w:t>
      </w:r>
      <w:r>
        <w:rPr>
          <w:rFonts w:hint="eastAsia"/>
        </w:rPr>
        <w:t>（自适应跳频功能）的</w:t>
      </w:r>
      <w:r>
        <w:rPr>
          <w:rFonts w:hint="eastAsia"/>
        </w:rPr>
        <w:t>CSR Bluecore 04</w:t>
      </w:r>
      <w:r>
        <w:rPr>
          <w:rFonts w:hint="eastAsia"/>
        </w:rPr>
        <w:t>外部单芯片蓝牙系统。下表位</w:t>
      </w:r>
      <w:r>
        <w:rPr>
          <w:rFonts w:hint="eastAsia"/>
        </w:rPr>
        <w:t>HC-05</w:t>
      </w:r>
      <w:r>
        <w:rPr>
          <w:rFonts w:hint="eastAsia"/>
        </w:rPr>
        <w:t>引脚说明：</w:t>
      </w:r>
      <w:r w:rsidR="001403B8" w:rsidRPr="001403B8">
        <w:rPr>
          <w:rFonts w:hint="eastAsia"/>
        </w:rPr>
        <w:t xml:space="preserve"> </w:t>
      </w:r>
    </w:p>
    <w:p w:rsidR="00F7691E" w:rsidRDefault="00F7691E" w:rsidP="00F7691E">
      <w:pPr>
        <w:pStyle w:val="afa"/>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8"/>
        <w:tblW w:w="0" w:type="auto"/>
        <w:tblLook w:val="04A0" w:firstRow="1" w:lastRow="0" w:firstColumn="1" w:lastColumn="0" w:noHBand="0" w:noVBand="1"/>
      </w:tblPr>
      <w:tblGrid>
        <w:gridCol w:w="1809"/>
        <w:gridCol w:w="6713"/>
      </w:tblGrid>
      <w:tr w:rsidR="003461B4" w:rsidRPr="001403B8" w:rsidTr="00120AC1">
        <w:tc>
          <w:tcPr>
            <w:tcW w:w="1809" w:type="dxa"/>
          </w:tcPr>
          <w:p w:rsidR="003461B4" w:rsidRPr="001403B8" w:rsidRDefault="003461B4" w:rsidP="001403B8">
            <w:pPr>
              <w:pStyle w:val="af8"/>
            </w:pPr>
            <w:r w:rsidRPr="001403B8">
              <w:rPr>
                <w:rFonts w:hint="eastAsia"/>
              </w:rPr>
              <w:t>引脚名称</w:t>
            </w:r>
          </w:p>
        </w:tc>
        <w:tc>
          <w:tcPr>
            <w:tcW w:w="6713" w:type="dxa"/>
          </w:tcPr>
          <w:p w:rsidR="003461B4" w:rsidRPr="001403B8" w:rsidRDefault="003461B4" w:rsidP="001403B8">
            <w:pPr>
              <w:pStyle w:val="af8"/>
            </w:pPr>
            <w:r w:rsidRPr="001403B8">
              <w:rPr>
                <w:rFonts w:hint="eastAsia"/>
              </w:rPr>
              <w:t>描述</w:t>
            </w:r>
          </w:p>
        </w:tc>
      </w:tr>
      <w:tr w:rsidR="003461B4" w:rsidRPr="001403B8" w:rsidTr="00120AC1">
        <w:tc>
          <w:tcPr>
            <w:tcW w:w="1809" w:type="dxa"/>
          </w:tcPr>
          <w:p w:rsidR="003461B4" w:rsidRPr="001403B8" w:rsidRDefault="003461B4" w:rsidP="001403B8">
            <w:pPr>
              <w:pStyle w:val="af8"/>
            </w:pPr>
            <w:r w:rsidRPr="001403B8">
              <w:rPr>
                <w:rFonts w:hint="eastAsia"/>
              </w:rPr>
              <w:t>EN</w:t>
            </w:r>
          </w:p>
        </w:tc>
        <w:tc>
          <w:tcPr>
            <w:tcW w:w="6713" w:type="dxa"/>
          </w:tcPr>
          <w:p w:rsidR="003461B4" w:rsidRPr="001403B8" w:rsidRDefault="003461B4" w:rsidP="001403B8">
            <w:pPr>
              <w:pStyle w:val="af8"/>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rsidTr="00120AC1">
        <w:tc>
          <w:tcPr>
            <w:tcW w:w="1809" w:type="dxa"/>
          </w:tcPr>
          <w:p w:rsidR="003461B4" w:rsidRPr="001403B8" w:rsidRDefault="003461B4" w:rsidP="001403B8">
            <w:pPr>
              <w:pStyle w:val="af8"/>
            </w:pPr>
            <w:r w:rsidRPr="001403B8">
              <w:rPr>
                <w:rFonts w:hint="eastAsia"/>
              </w:rPr>
              <w:t>V</w:t>
            </w:r>
            <w:r w:rsidRPr="001403B8">
              <w:t>CC</w:t>
            </w:r>
          </w:p>
        </w:tc>
        <w:tc>
          <w:tcPr>
            <w:tcW w:w="6713" w:type="dxa"/>
          </w:tcPr>
          <w:p w:rsidR="003461B4" w:rsidRPr="001403B8" w:rsidRDefault="003461B4" w:rsidP="001403B8">
            <w:pPr>
              <w:pStyle w:val="af8"/>
            </w:pPr>
            <w:r w:rsidRPr="001403B8">
              <w:rPr>
                <w:rFonts w:hint="eastAsia"/>
              </w:rPr>
              <w:t>+5V</w:t>
            </w:r>
            <w:r w:rsidRPr="001403B8">
              <w:rPr>
                <w:rFonts w:hint="eastAsia"/>
              </w:rPr>
              <w:t>的电源引脚</w:t>
            </w:r>
          </w:p>
        </w:tc>
      </w:tr>
      <w:tr w:rsidR="003461B4" w:rsidRPr="001403B8" w:rsidTr="00120AC1">
        <w:tc>
          <w:tcPr>
            <w:tcW w:w="1809" w:type="dxa"/>
          </w:tcPr>
          <w:p w:rsidR="003461B4" w:rsidRPr="001403B8" w:rsidRDefault="003461B4" w:rsidP="001403B8">
            <w:pPr>
              <w:pStyle w:val="af8"/>
            </w:pPr>
            <w:r w:rsidRPr="001403B8">
              <w:rPr>
                <w:rFonts w:hint="eastAsia"/>
              </w:rPr>
              <w:t>GND</w:t>
            </w:r>
          </w:p>
        </w:tc>
        <w:tc>
          <w:tcPr>
            <w:tcW w:w="6713" w:type="dxa"/>
          </w:tcPr>
          <w:p w:rsidR="003461B4" w:rsidRPr="001403B8" w:rsidRDefault="003461B4" w:rsidP="001403B8">
            <w:pPr>
              <w:pStyle w:val="af8"/>
            </w:pPr>
            <w:r w:rsidRPr="001403B8">
              <w:rPr>
                <w:rFonts w:hint="eastAsia"/>
              </w:rPr>
              <w:t>接地引脚</w:t>
            </w:r>
          </w:p>
        </w:tc>
      </w:tr>
      <w:tr w:rsidR="003461B4" w:rsidRPr="001403B8" w:rsidTr="00120AC1">
        <w:tc>
          <w:tcPr>
            <w:tcW w:w="1809" w:type="dxa"/>
          </w:tcPr>
          <w:p w:rsidR="003461B4" w:rsidRPr="001403B8" w:rsidRDefault="003461B4" w:rsidP="001403B8">
            <w:pPr>
              <w:pStyle w:val="af8"/>
            </w:pPr>
            <w:r w:rsidRPr="001403B8">
              <w:rPr>
                <w:rFonts w:hint="eastAsia"/>
              </w:rPr>
              <w:t>TXD</w:t>
            </w:r>
          </w:p>
        </w:tc>
        <w:tc>
          <w:tcPr>
            <w:tcW w:w="6713" w:type="dxa"/>
          </w:tcPr>
          <w:p w:rsidR="003461B4" w:rsidRPr="001403B8" w:rsidRDefault="003461B4" w:rsidP="001403B8">
            <w:pPr>
              <w:pStyle w:val="af8"/>
            </w:pPr>
            <w:r w:rsidRPr="001403B8">
              <w:rPr>
                <w:rFonts w:hint="eastAsia"/>
              </w:rPr>
              <w:t>UART</w:t>
            </w:r>
            <w:r w:rsidRPr="001403B8">
              <w:rPr>
                <w:rFonts w:hint="eastAsia"/>
              </w:rPr>
              <w:t>通信的发送器引脚</w:t>
            </w:r>
          </w:p>
        </w:tc>
      </w:tr>
      <w:tr w:rsidR="003461B4" w:rsidRPr="001403B8" w:rsidTr="00120AC1">
        <w:tc>
          <w:tcPr>
            <w:tcW w:w="1809" w:type="dxa"/>
          </w:tcPr>
          <w:p w:rsidR="003461B4" w:rsidRPr="001403B8" w:rsidRDefault="003461B4" w:rsidP="001403B8">
            <w:pPr>
              <w:pStyle w:val="af8"/>
            </w:pPr>
            <w:r w:rsidRPr="001403B8">
              <w:rPr>
                <w:rFonts w:hint="eastAsia"/>
              </w:rPr>
              <w:t>RXD</w:t>
            </w:r>
          </w:p>
        </w:tc>
        <w:tc>
          <w:tcPr>
            <w:tcW w:w="6713" w:type="dxa"/>
          </w:tcPr>
          <w:p w:rsidR="003461B4" w:rsidRPr="001403B8" w:rsidRDefault="003461B4" w:rsidP="001403B8">
            <w:pPr>
              <w:pStyle w:val="af8"/>
            </w:pPr>
            <w:r w:rsidRPr="001403B8">
              <w:rPr>
                <w:rFonts w:hint="eastAsia"/>
              </w:rPr>
              <w:t>UART</w:t>
            </w:r>
            <w:r w:rsidRPr="001403B8">
              <w:rPr>
                <w:rFonts w:hint="eastAsia"/>
              </w:rPr>
              <w:t>的接收引脚</w:t>
            </w:r>
          </w:p>
        </w:tc>
      </w:tr>
      <w:tr w:rsidR="003461B4" w:rsidRPr="001403B8" w:rsidTr="00120AC1">
        <w:tc>
          <w:tcPr>
            <w:tcW w:w="1809" w:type="dxa"/>
          </w:tcPr>
          <w:p w:rsidR="003461B4" w:rsidRPr="001403B8" w:rsidRDefault="003461B4" w:rsidP="001403B8">
            <w:pPr>
              <w:pStyle w:val="af8"/>
            </w:pPr>
            <w:r w:rsidRPr="001403B8">
              <w:rPr>
                <w:rFonts w:hint="eastAsia"/>
              </w:rPr>
              <w:t>STATE</w:t>
            </w:r>
          </w:p>
        </w:tc>
        <w:tc>
          <w:tcPr>
            <w:tcW w:w="6713" w:type="dxa"/>
          </w:tcPr>
          <w:p w:rsidR="003461B4" w:rsidRPr="001403B8" w:rsidRDefault="003461B4" w:rsidP="001403B8">
            <w:pPr>
              <w:pStyle w:val="af8"/>
            </w:pPr>
            <w:r w:rsidRPr="001403B8">
              <w:rPr>
                <w:rFonts w:hint="eastAsia"/>
              </w:rPr>
              <w:t>状态指示器引脚。连接成功位高电平，未连接为低电平</w:t>
            </w:r>
          </w:p>
        </w:tc>
      </w:tr>
    </w:tbl>
    <w:p w:rsidR="003461B4" w:rsidRDefault="003461B4" w:rsidP="003461B4">
      <w:pPr>
        <w:pStyle w:val="ae"/>
      </w:pPr>
      <w:r>
        <w:rPr>
          <w:rFonts w:hint="eastAsia"/>
        </w:rPr>
        <w:t>规格说明</w:t>
      </w:r>
    </w:p>
    <w:p w:rsidR="003461B4" w:rsidRDefault="003461B4" w:rsidP="003461B4">
      <w:pPr>
        <w:pStyle w:val="ae"/>
      </w:pPr>
      <w:r>
        <w:rPr>
          <w:rFonts w:hint="eastAsia"/>
        </w:rPr>
        <w:t>（</w:t>
      </w:r>
      <w:r>
        <w:rPr>
          <w:rFonts w:hint="eastAsia"/>
        </w:rPr>
        <w:t>1</w:t>
      </w:r>
      <w:r>
        <w:rPr>
          <w:rFonts w:hint="eastAsia"/>
        </w:rPr>
        <w:t>）高达</w:t>
      </w:r>
      <w:r>
        <w:rPr>
          <w:rFonts w:hint="eastAsia"/>
        </w:rPr>
        <w:t>+4dBm</w:t>
      </w:r>
      <w:r>
        <w:rPr>
          <w:rFonts w:hint="eastAsia"/>
        </w:rPr>
        <w:t>的</w:t>
      </w:r>
      <w:r>
        <w:rPr>
          <w:rFonts w:hint="eastAsia"/>
        </w:rPr>
        <w:t>RF</w:t>
      </w:r>
      <w:r>
        <w:rPr>
          <w:rFonts w:hint="eastAsia"/>
        </w:rPr>
        <w:t>发射功率</w:t>
      </w:r>
    </w:p>
    <w:p w:rsidR="003461B4" w:rsidRDefault="003461B4" w:rsidP="003461B4">
      <w:pPr>
        <w:pStyle w:val="ae"/>
      </w:pPr>
      <w:r>
        <w:rPr>
          <w:rFonts w:hint="eastAsia"/>
        </w:rPr>
        <w:t>（</w:t>
      </w:r>
      <w:r>
        <w:rPr>
          <w:rFonts w:hint="eastAsia"/>
        </w:rPr>
        <w:t>2</w:t>
      </w:r>
      <w:r>
        <w:rPr>
          <w:rFonts w:hint="eastAsia"/>
        </w:rPr>
        <w:t>）低功耗</w:t>
      </w:r>
      <w:r>
        <w:rPr>
          <w:rFonts w:hint="eastAsia"/>
        </w:rPr>
        <w:t>1.8V</w:t>
      </w:r>
      <w:r>
        <w:rPr>
          <w:rFonts w:hint="eastAsia"/>
        </w:rPr>
        <w:t>操作，</w:t>
      </w:r>
      <w:r>
        <w:rPr>
          <w:rFonts w:hint="eastAsia"/>
        </w:rPr>
        <w:t>1.8V</w:t>
      </w:r>
      <w:r>
        <w:rPr>
          <w:rFonts w:hint="eastAsia"/>
        </w:rPr>
        <w:t>至</w:t>
      </w:r>
      <w:r>
        <w:rPr>
          <w:rFonts w:hint="eastAsia"/>
        </w:rPr>
        <w:t>3.6V I/O</w:t>
      </w:r>
    </w:p>
    <w:p w:rsidR="003461B4" w:rsidRDefault="003461B4" w:rsidP="003461B4">
      <w:pPr>
        <w:pStyle w:val="ae"/>
      </w:pPr>
      <w:r>
        <w:rPr>
          <w:rFonts w:hint="eastAsia"/>
        </w:rPr>
        <w:t>（</w:t>
      </w:r>
      <w:r>
        <w:rPr>
          <w:rFonts w:hint="eastAsia"/>
        </w:rPr>
        <w:t>3</w:t>
      </w:r>
      <w:r>
        <w:rPr>
          <w:rFonts w:hint="eastAsia"/>
        </w:rPr>
        <w:t>）具有可编程波特率的</w:t>
      </w:r>
      <w:r>
        <w:rPr>
          <w:rFonts w:hint="eastAsia"/>
        </w:rPr>
        <w:t>UART</w:t>
      </w:r>
      <w:r>
        <w:rPr>
          <w:rFonts w:hint="eastAsia"/>
        </w:rPr>
        <w:t>接口</w:t>
      </w:r>
    </w:p>
    <w:p w:rsidR="003461B4" w:rsidRDefault="003461B4" w:rsidP="003461B4">
      <w:pPr>
        <w:pStyle w:val="ae"/>
      </w:pPr>
      <w:r>
        <w:rPr>
          <w:rFonts w:hint="eastAsia"/>
        </w:rPr>
        <w:t>（</w:t>
      </w:r>
      <w:r>
        <w:rPr>
          <w:rFonts w:hint="eastAsia"/>
        </w:rPr>
        <w:t>4</w:t>
      </w:r>
      <w:r>
        <w:rPr>
          <w:rFonts w:hint="eastAsia"/>
        </w:rPr>
        <w:t>）默认波特率：</w:t>
      </w:r>
      <w:r>
        <w:rPr>
          <w:rFonts w:hint="eastAsia"/>
        </w:rPr>
        <w:t>38400</w:t>
      </w:r>
    </w:p>
    <w:p w:rsidR="003461B4" w:rsidRDefault="003461B4" w:rsidP="003461B4">
      <w:pPr>
        <w:pStyle w:val="ae"/>
      </w:pPr>
      <w:r>
        <w:rPr>
          <w:rFonts w:hint="eastAsia"/>
        </w:rPr>
        <w:t>（</w:t>
      </w:r>
      <w:r>
        <w:rPr>
          <w:rFonts w:hint="eastAsia"/>
        </w:rPr>
        <w:t>5</w:t>
      </w:r>
      <w:r>
        <w:rPr>
          <w:rFonts w:hint="eastAsia"/>
        </w:rPr>
        <w:t>）默认自动上电连接到最后一个设备</w:t>
      </w:r>
    </w:p>
    <w:p w:rsidR="003461B4" w:rsidRDefault="003461B4" w:rsidP="003461B4">
      <w:pPr>
        <w:pStyle w:val="ae"/>
      </w:pPr>
      <w:r>
        <w:rPr>
          <w:rFonts w:hint="eastAsia"/>
        </w:rPr>
        <w:t>（</w:t>
      </w:r>
      <w:r>
        <w:rPr>
          <w:rFonts w:hint="eastAsia"/>
        </w:rPr>
        <w:t>6</w:t>
      </w:r>
      <w:r>
        <w:rPr>
          <w:rFonts w:hint="eastAsia"/>
        </w:rPr>
        <w:t>）允许配对设备默认连接</w:t>
      </w:r>
    </w:p>
    <w:p w:rsidR="003461B4" w:rsidRDefault="003461B4" w:rsidP="003461B4">
      <w:pPr>
        <w:pStyle w:val="ae"/>
      </w:pPr>
      <w:r>
        <w:rPr>
          <w:rFonts w:hint="eastAsia"/>
        </w:rPr>
        <w:lastRenderedPageBreak/>
        <w:t>（</w:t>
      </w:r>
      <w:r>
        <w:rPr>
          <w:rFonts w:hint="eastAsia"/>
        </w:rPr>
        <w:t>7</w:t>
      </w:r>
      <w:r>
        <w:rPr>
          <w:rFonts w:hint="eastAsia"/>
        </w:rPr>
        <w:t>）自动配对</w:t>
      </w:r>
      <w:r>
        <w:rPr>
          <w:rFonts w:hint="eastAsia"/>
        </w:rPr>
        <w:t>PIN</w:t>
      </w:r>
      <w:r>
        <w:rPr>
          <w:rFonts w:hint="eastAsia"/>
        </w:rPr>
        <w:t>码：默认为</w:t>
      </w:r>
      <w:r>
        <w:rPr>
          <w:rFonts w:hint="eastAsia"/>
        </w:rPr>
        <w:t>0000</w:t>
      </w:r>
    </w:p>
    <w:p w:rsidR="003461B4" w:rsidRPr="00F11C86" w:rsidRDefault="003461B4" w:rsidP="003461B4">
      <w:pPr>
        <w:pStyle w:val="ae"/>
      </w:pPr>
      <w:r>
        <w:rPr>
          <w:rFonts w:hint="eastAsia"/>
        </w:rPr>
        <w:t>（</w:t>
      </w:r>
      <w:r>
        <w:rPr>
          <w:rFonts w:hint="eastAsia"/>
        </w:rPr>
        <w:t>8</w:t>
      </w:r>
      <w:r>
        <w:rPr>
          <w:rFonts w:hint="eastAsia"/>
        </w:rPr>
        <w:t>）由于超出连接范围而断开连接时，在</w:t>
      </w:r>
      <w:r>
        <w:rPr>
          <w:rFonts w:hint="eastAsia"/>
        </w:rPr>
        <w:t>30</w:t>
      </w:r>
      <w:r>
        <w:rPr>
          <w:rFonts w:hint="eastAsia"/>
        </w:rPr>
        <w:t>分钟内自动重新连接</w:t>
      </w:r>
      <w:r>
        <w:tab/>
      </w:r>
    </w:p>
    <w:p w:rsidR="003461B4" w:rsidRDefault="003461B4" w:rsidP="00D13DFB">
      <w:pPr>
        <w:pStyle w:val="2"/>
      </w:pPr>
      <w:bookmarkStart w:id="90" w:name="_Toc40520500"/>
      <w:bookmarkStart w:id="91" w:name="_Toc40783250"/>
      <w:r>
        <w:rPr>
          <w:rFonts w:hint="eastAsia"/>
        </w:rPr>
        <w:t>舵机控制模块</w:t>
      </w:r>
      <w:bookmarkEnd w:id="90"/>
      <w:bookmarkEnd w:id="91"/>
    </w:p>
    <w:p w:rsidR="003461B4" w:rsidRDefault="003461B4" w:rsidP="003461B4">
      <w:pPr>
        <w:pStyle w:val="ae"/>
      </w:pPr>
      <w:r>
        <w:rPr>
          <w:rFonts w:hint="eastAsia"/>
        </w:rPr>
        <w:t>舵机可以通过程序连续控制其转角，主要是由外壳、电路板、无核心马达、齿轮与位置检测器所构成。本系统使用</w:t>
      </w:r>
      <w:r>
        <w:rPr>
          <w:rFonts w:hint="eastAsia"/>
        </w:rPr>
        <w:t>SG90</w:t>
      </w:r>
      <w:r>
        <w:rPr>
          <w:rFonts w:hint="eastAsia"/>
        </w:rPr>
        <w:t>舵机作为垃圾桶收集模块控制器。将</w:t>
      </w:r>
      <w:r>
        <w:rPr>
          <w:rFonts w:hint="eastAsia"/>
        </w:rPr>
        <w:t>SG90</w:t>
      </w:r>
      <w:r>
        <w:rPr>
          <w:rFonts w:hint="eastAsia"/>
        </w:rPr>
        <w:t>舵机与微处理器相连，控制舵机转动的角度。其工作原理是由</w:t>
      </w:r>
      <w:r>
        <w:rPr>
          <w:rFonts w:hint="eastAsia"/>
        </w:rPr>
        <w:t>STM32</w:t>
      </w:r>
      <w:r>
        <w:rPr>
          <w:rFonts w:hint="eastAsia"/>
        </w:rPr>
        <w:t>单片机发出信号给舵机，其内部有一个基准电路，产生周期为</w:t>
      </w:r>
      <w:r>
        <w:rPr>
          <w:rFonts w:hint="eastAsia"/>
        </w:rPr>
        <w:t>20ms</w:t>
      </w:r>
      <w:r>
        <w:rPr>
          <w:rFonts w:hint="eastAsia"/>
        </w:rPr>
        <w:t>，宽度为</w:t>
      </w:r>
      <w:r>
        <w:rPr>
          <w:rFonts w:hint="eastAsia"/>
        </w:rPr>
        <w:t>1.5ms</w:t>
      </w:r>
      <w:r>
        <w:rPr>
          <w:rFonts w:hint="eastAsia"/>
        </w:rPr>
        <w:t>的基准信号，将获得的直流偏置电压与电位器的电压比较，获得电压差输出。经由电路板上的</w:t>
      </w:r>
      <w:r>
        <w:rPr>
          <w:rFonts w:hint="eastAsia"/>
        </w:rPr>
        <w:t>IC</w:t>
      </w:r>
      <w:r>
        <w:rPr>
          <w:rFonts w:hint="eastAsia"/>
        </w:rPr>
        <w:t>判断转动方向，再驱动无核心马达开始转动，透过减速齿轮将动力传至摆臂，同时由位置检测器送回信号，判断是否已经到达定位。适用于那些需要角度不断变化并可以保持的控制系统。当电机转速一定时，通过级联减速齿轮带动电位器旋转，使得电压差为</w:t>
      </w:r>
      <w:r>
        <w:rPr>
          <w:rFonts w:hint="eastAsia"/>
        </w:rPr>
        <w:t>0</w:t>
      </w:r>
      <w:r>
        <w:rPr>
          <w:rFonts w:hint="eastAsia"/>
        </w:rPr>
        <w:t>，电机停止转动。一般舵机旋转的角度范围是</w:t>
      </w:r>
      <w:r>
        <w:rPr>
          <w:rFonts w:hint="eastAsia"/>
        </w:rPr>
        <w:t>0</w:t>
      </w:r>
      <w:r>
        <w:rPr>
          <w:rFonts w:hint="eastAsia"/>
        </w:rPr>
        <w:t>度到</w:t>
      </w:r>
      <w:r>
        <w:rPr>
          <w:rFonts w:hint="eastAsia"/>
        </w:rPr>
        <w:t>180</w:t>
      </w:r>
      <w:r>
        <w:rPr>
          <w:rFonts w:hint="eastAsia"/>
        </w:rPr>
        <w:t>度。</w:t>
      </w:r>
    </w:p>
    <w:p w:rsidR="00C77242" w:rsidRPr="00C77242" w:rsidRDefault="003461B4" w:rsidP="0052468B">
      <w:pPr>
        <w:pStyle w:val="ae"/>
      </w:pPr>
      <w:r>
        <w:rPr>
          <w:rFonts w:hint="eastAsia"/>
        </w:rPr>
        <w:t>SG90</w:t>
      </w:r>
      <w:r>
        <w:rPr>
          <w:rFonts w:hint="eastAsia"/>
        </w:rPr>
        <w:t>舵机模块的连接方式。该舵机具有３个引脚：</w:t>
      </w:r>
      <w:r>
        <w:rPr>
          <w:rFonts w:hint="eastAsia"/>
        </w:rPr>
        <w:t>VCC</w:t>
      </w:r>
      <w:r>
        <w:rPr>
          <w:rFonts w:hint="eastAsia"/>
        </w:rPr>
        <w:t>是供电引脚，工作电压范围为</w:t>
      </w:r>
      <w:r>
        <w:rPr>
          <w:rFonts w:hint="eastAsia"/>
        </w:rPr>
        <w:t>4.8~6V</w:t>
      </w:r>
      <w:r>
        <w:rPr>
          <w:rFonts w:hint="eastAsia"/>
        </w:rPr>
        <w:t>，采用５Ｖ电压供电；</w:t>
      </w:r>
      <w:r>
        <w:rPr>
          <w:rFonts w:hint="eastAsia"/>
        </w:rPr>
        <w:t>SIG</w:t>
      </w:r>
      <w:r>
        <w:rPr>
          <w:rFonts w:hint="eastAsia"/>
        </w:rPr>
        <w:t>连接</w:t>
      </w:r>
      <w:r>
        <w:rPr>
          <w:rFonts w:hint="eastAsia"/>
        </w:rPr>
        <w:t>STM32</w:t>
      </w:r>
      <w:r>
        <w:rPr>
          <w:rFonts w:hint="eastAsia"/>
        </w:rPr>
        <w:t>数字引脚用于舵机旋转角度和速度的控制；</w:t>
      </w:r>
      <w:r>
        <w:rPr>
          <w:rFonts w:hint="eastAsia"/>
        </w:rPr>
        <w:t>GND</w:t>
      </w:r>
      <w:r>
        <w:rPr>
          <w:rFonts w:hint="eastAsia"/>
        </w:rPr>
        <w:t>是接地或者电源负极引脚。</w:t>
      </w:r>
      <w:r w:rsidR="00C77242" w:rsidRPr="00C77242">
        <w:rPr>
          <w:rFonts w:hint="eastAsia"/>
        </w:rPr>
        <w:t xml:space="preserve"> </w:t>
      </w:r>
    </w:p>
    <w:p w:rsidR="0052468B" w:rsidRDefault="0052468B" w:rsidP="0052468B">
      <w:pPr>
        <w:pStyle w:val="afa"/>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PlainTable3"/>
        <w:tblW w:w="0" w:type="auto"/>
        <w:tblLook w:val="04A0" w:firstRow="1" w:lastRow="0" w:firstColumn="1" w:lastColumn="0" w:noHBand="0" w:noVBand="1"/>
      </w:tblPr>
      <w:tblGrid>
        <w:gridCol w:w="1324"/>
        <w:gridCol w:w="2264"/>
        <w:gridCol w:w="1718"/>
        <w:gridCol w:w="1608"/>
        <w:gridCol w:w="1608"/>
      </w:tblGrid>
      <w:tr w:rsidR="003461B4" w:rsidRPr="00C77242" w:rsidTr="00120A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dxa"/>
            <w:tcBorders>
              <w:top w:val="single" w:sz="4" w:space="0" w:color="auto"/>
            </w:tcBorders>
          </w:tcPr>
          <w:p w:rsidR="003461B4" w:rsidRPr="00C77242" w:rsidRDefault="003461B4" w:rsidP="00C77242">
            <w:pPr>
              <w:pStyle w:val="af8"/>
            </w:pPr>
            <w:r w:rsidRPr="00C77242">
              <w:rPr>
                <w:rFonts w:hint="eastAsia"/>
              </w:rPr>
              <w:t>模块</w:t>
            </w:r>
          </w:p>
        </w:tc>
        <w:tc>
          <w:tcPr>
            <w:tcW w:w="2264" w:type="dxa"/>
            <w:tcBorders>
              <w:top w:val="single" w:sz="4" w:space="0" w:color="auto"/>
            </w:tcBorders>
          </w:tcPr>
          <w:p w:rsidR="003461B4" w:rsidRPr="00C77242" w:rsidRDefault="003461B4" w:rsidP="00C77242">
            <w:pPr>
              <w:pStyle w:val="af8"/>
              <w:cnfStyle w:val="100000000000" w:firstRow="1" w:lastRow="0" w:firstColumn="0" w:lastColumn="0" w:oddVBand="0" w:evenVBand="0" w:oddHBand="0" w:evenHBand="0" w:firstRowFirstColumn="0" w:firstRowLastColumn="0" w:lastRowFirstColumn="0" w:lastRowLastColumn="0"/>
            </w:pPr>
            <w:r w:rsidRPr="00C77242">
              <w:rPr>
                <w:rFonts w:hint="eastAsia"/>
              </w:rPr>
              <w:t>模块引脚</w:t>
            </w:r>
          </w:p>
        </w:tc>
        <w:tc>
          <w:tcPr>
            <w:tcW w:w="1718" w:type="dxa"/>
            <w:tcBorders>
              <w:top w:val="single" w:sz="4" w:space="0" w:color="auto"/>
            </w:tcBorders>
          </w:tcPr>
          <w:p w:rsidR="003461B4" w:rsidRPr="00C77242" w:rsidRDefault="003461B4" w:rsidP="00C77242">
            <w:pPr>
              <w:pStyle w:val="af8"/>
              <w:cnfStyle w:val="100000000000" w:firstRow="1" w:lastRow="0" w:firstColumn="0" w:lastColumn="0" w:oddVBand="0" w:evenVBand="0" w:oddHBand="0" w:evenHBand="0" w:firstRowFirstColumn="0" w:firstRowLastColumn="0" w:lastRowFirstColumn="0" w:lastRowLastColumn="0"/>
            </w:pPr>
            <w:r w:rsidRPr="00C77242">
              <w:rPr>
                <w:rFonts w:hint="eastAsia"/>
              </w:rPr>
              <w:t>连接</w:t>
            </w:r>
          </w:p>
        </w:tc>
        <w:tc>
          <w:tcPr>
            <w:tcW w:w="1608" w:type="dxa"/>
            <w:tcBorders>
              <w:top w:val="single" w:sz="4" w:space="0" w:color="auto"/>
            </w:tcBorders>
          </w:tcPr>
          <w:p w:rsidR="003461B4" w:rsidRPr="00C77242" w:rsidRDefault="003461B4" w:rsidP="00C77242">
            <w:pPr>
              <w:pStyle w:val="af8"/>
              <w:cnfStyle w:val="100000000000" w:firstRow="1" w:lastRow="0" w:firstColumn="0" w:lastColumn="0" w:oddVBand="0" w:evenVBand="0" w:oddHBand="0" w:evenHBand="0" w:firstRowFirstColumn="0" w:firstRowLastColumn="0" w:lastRowFirstColumn="0" w:lastRowLastColumn="0"/>
            </w:pPr>
            <w:r w:rsidRPr="00C77242">
              <w:rPr>
                <w:rFonts w:hint="eastAsia"/>
              </w:rPr>
              <w:t>STM32</w:t>
            </w:r>
            <w:r w:rsidRPr="00C77242">
              <w:rPr>
                <w:rFonts w:hint="eastAsia"/>
              </w:rPr>
              <w:t>引脚</w:t>
            </w:r>
          </w:p>
        </w:tc>
        <w:tc>
          <w:tcPr>
            <w:tcW w:w="1608" w:type="dxa"/>
            <w:tcBorders>
              <w:top w:val="single" w:sz="4" w:space="0" w:color="auto"/>
            </w:tcBorders>
          </w:tcPr>
          <w:p w:rsidR="003461B4" w:rsidRPr="00C77242" w:rsidRDefault="003461B4" w:rsidP="00C77242">
            <w:pPr>
              <w:pStyle w:val="af8"/>
              <w:cnfStyle w:val="100000000000" w:firstRow="1" w:lastRow="0" w:firstColumn="0" w:lastColumn="0" w:oddVBand="0" w:evenVBand="0" w:oddHBand="0" w:evenHBand="0" w:firstRowFirstColumn="0" w:firstRowLastColumn="0" w:lastRowFirstColumn="0" w:lastRowLastColumn="0"/>
            </w:pPr>
            <w:r w:rsidRPr="00C77242">
              <w:rPr>
                <w:rFonts w:hint="eastAsia"/>
              </w:rPr>
              <w:t>说明</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val="restart"/>
          </w:tcPr>
          <w:p w:rsidR="003461B4" w:rsidRPr="00C77242" w:rsidRDefault="003461B4" w:rsidP="00C77242">
            <w:pPr>
              <w:pStyle w:val="af8"/>
            </w:pPr>
            <w:r w:rsidRPr="00C77242">
              <w:rPr>
                <w:rFonts w:hint="eastAsia"/>
              </w:rPr>
              <w:t>S</w:t>
            </w:r>
            <w:r w:rsidRPr="00C77242">
              <w:t>G90</w:t>
            </w:r>
            <w:r w:rsidRPr="00C77242">
              <w:rPr>
                <w:rFonts w:hint="eastAsia"/>
              </w:rPr>
              <w:t>舵机模块</w:t>
            </w:r>
          </w:p>
        </w:tc>
        <w:tc>
          <w:tcPr>
            <w:tcW w:w="2264" w:type="dxa"/>
            <w:tcBorders>
              <w:top w:val="single" w:sz="4" w:space="0" w:color="7F7F7F" w:themeColor="text1" w:themeTint="80"/>
            </w:tcBorders>
          </w:tcPr>
          <w:p w:rsidR="003461B4" w:rsidRPr="00C77242" w:rsidRDefault="003461B4" w:rsidP="00C77242">
            <w:pPr>
              <w:pStyle w:val="af8"/>
              <w:cnfStyle w:val="000000100000" w:firstRow="0" w:lastRow="0" w:firstColumn="0" w:lastColumn="0" w:oddVBand="0" w:evenVBand="0" w:oddHBand="1" w:evenHBand="0" w:firstRowFirstColumn="0" w:firstRowLastColumn="0" w:lastRowFirstColumn="0" w:lastRowLastColumn="0"/>
            </w:pPr>
            <w:r w:rsidRPr="00C77242">
              <w:rPr>
                <w:rFonts w:hint="eastAsia"/>
              </w:rPr>
              <w:t>V</w:t>
            </w:r>
            <w:r w:rsidRPr="00C77242">
              <w:t>CC</w:t>
            </w:r>
          </w:p>
        </w:tc>
        <w:tc>
          <w:tcPr>
            <w:tcW w:w="1718" w:type="dxa"/>
          </w:tcPr>
          <w:p w:rsidR="003461B4" w:rsidRPr="00C77242" w:rsidRDefault="003461B4" w:rsidP="00C77242">
            <w:pPr>
              <w:pStyle w:val="af8"/>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8"/>
              <w:cnfStyle w:val="000000100000" w:firstRow="0" w:lastRow="0" w:firstColumn="0" w:lastColumn="0" w:oddVBand="0" w:evenVBand="0" w:oddHBand="1" w:evenHBand="0" w:firstRowFirstColumn="0" w:firstRowLastColumn="0" w:lastRowFirstColumn="0" w:lastRowLastColumn="0"/>
            </w:pPr>
            <w:r w:rsidRPr="00C77242">
              <w:rPr>
                <w:rFonts w:hint="eastAsia"/>
              </w:rPr>
              <w:t>5V</w:t>
            </w:r>
          </w:p>
        </w:tc>
        <w:tc>
          <w:tcPr>
            <w:tcW w:w="1608" w:type="dxa"/>
          </w:tcPr>
          <w:p w:rsidR="003461B4" w:rsidRPr="00C77242" w:rsidRDefault="003461B4" w:rsidP="00C77242">
            <w:pPr>
              <w:pStyle w:val="af8"/>
              <w:cnfStyle w:val="000000100000" w:firstRow="0" w:lastRow="0" w:firstColumn="0" w:lastColumn="0" w:oddVBand="0" w:evenVBand="0" w:oddHBand="1" w:evenHBand="0" w:firstRowFirstColumn="0" w:firstRowLastColumn="0" w:lastRowFirstColumn="0" w:lastRowLastColumn="0"/>
            </w:pPr>
            <w:r w:rsidRPr="00C77242">
              <w:rPr>
                <w:rFonts w:hint="eastAsia"/>
              </w:rPr>
              <w:t>电源正极</w:t>
            </w:r>
          </w:p>
        </w:tc>
      </w:tr>
      <w:tr w:rsidR="003461B4" w:rsidRPr="00C77242" w:rsidTr="00120AC1">
        <w:tc>
          <w:tcPr>
            <w:cnfStyle w:val="001000000000" w:firstRow="0" w:lastRow="0" w:firstColumn="1" w:lastColumn="0" w:oddVBand="0" w:evenVBand="0" w:oddHBand="0" w:evenHBand="0" w:firstRowFirstColumn="0" w:firstRowLastColumn="0" w:lastRowFirstColumn="0" w:lastRowLastColumn="0"/>
            <w:tcW w:w="1324" w:type="dxa"/>
            <w:vMerge/>
          </w:tcPr>
          <w:p w:rsidR="003461B4" w:rsidRPr="00C77242" w:rsidRDefault="003461B4" w:rsidP="00C77242">
            <w:pPr>
              <w:pStyle w:val="af8"/>
            </w:pPr>
          </w:p>
        </w:tc>
        <w:tc>
          <w:tcPr>
            <w:tcW w:w="2264" w:type="dxa"/>
          </w:tcPr>
          <w:p w:rsidR="003461B4" w:rsidRPr="00C77242" w:rsidRDefault="003461B4" w:rsidP="00C77242">
            <w:pPr>
              <w:pStyle w:val="af8"/>
              <w:cnfStyle w:val="000000000000" w:firstRow="0" w:lastRow="0" w:firstColumn="0" w:lastColumn="0" w:oddVBand="0" w:evenVBand="0" w:oddHBand="0" w:evenHBand="0" w:firstRowFirstColumn="0" w:firstRowLastColumn="0" w:lastRowFirstColumn="0" w:lastRowLastColumn="0"/>
            </w:pPr>
            <w:r w:rsidRPr="00C77242">
              <w:rPr>
                <w:rFonts w:hint="eastAsia"/>
              </w:rPr>
              <w:t>S</w:t>
            </w:r>
            <w:r w:rsidRPr="00C77242">
              <w:t>IG</w:t>
            </w:r>
          </w:p>
        </w:tc>
        <w:tc>
          <w:tcPr>
            <w:tcW w:w="1718" w:type="dxa"/>
          </w:tcPr>
          <w:p w:rsidR="003461B4" w:rsidRPr="00C77242" w:rsidRDefault="003461B4" w:rsidP="00C77242">
            <w:pPr>
              <w:pStyle w:val="af8"/>
              <w:cnfStyle w:val="000000000000" w:firstRow="0" w:lastRow="0" w:firstColumn="0" w:lastColumn="0" w:oddVBand="0" w:evenVBand="0" w:oddHBand="0" w:evenHBand="0" w:firstRowFirstColumn="0" w:firstRowLastColumn="0" w:lastRowFirstColumn="0" w:lastRowLastColumn="0"/>
            </w:pPr>
            <w:r w:rsidRPr="00C77242">
              <w:rPr>
                <w:rFonts w:hint="eastAsia"/>
              </w:rPr>
              <w:t>→</w:t>
            </w:r>
          </w:p>
        </w:tc>
        <w:tc>
          <w:tcPr>
            <w:tcW w:w="1608" w:type="dxa"/>
          </w:tcPr>
          <w:p w:rsidR="003461B4" w:rsidRPr="00C77242" w:rsidRDefault="003461B4" w:rsidP="00C77242">
            <w:pPr>
              <w:pStyle w:val="af8"/>
              <w:cnfStyle w:val="000000000000" w:firstRow="0" w:lastRow="0" w:firstColumn="0" w:lastColumn="0" w:oddVBand="0" w:evenVBand="0" w:oddHBand="0" w:evenHBand="0" w:firstRowFirstColumn="0" w:firstRowLastColumn="0" w:lastRowFirstColumn="0" w:lastRowLastColumn="0"/>
            </w:pPr>
            <w:r w:rsidRPr="00C77242">
              <w:rPr>
                <w:rFonts w:hint="eastAsia"/>
              </w:rPr>
              <w:t>PIN6</w:t>
            </w:r>
          </w:p>
        </w:tc>
        <w:tc>
          <w:tcPr>
            <w:tcW w:w="1608" w:type="dxa"/>
          </w:tcPr>
          <w:p w:rsidR="003461B4" w:rsidRPr="00C77242" w:rsidRDefault="003461B4" w:rsidP="00C77242">
            <w:pPr>
              <w:pStyle w:val="af8"/>
              <w:cnfStyle w:val="000000000000" w:firstRow="0" w:lastRow="0" w:firstColumn="0" w:lastColumn="0" w:oddVBand="0" w:evenVBand="0" w:oddHBand="0" w:evenHBand="0" w:firstRowFirstColumn="0" w:firstRowLastColumn="0" w:lastRowFirstColumn="0" w:lastRowLastColumn="0"/>
            </w:pPr>
            <w:r w:rsidRPr="00C77242">
              <w:rPr>
                <w:rFonts w:hint="eastAsia"/>
              </w:rPr>
              <w:t>舵机控制</w:t>
            </w:r>
          </w:p>
        </w:tc>
      </w:tr>
      <w:tr w:rsidR="003461B4" w:rsidRPr="00C77242" w:rsidTr="0012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vMerge/>
            <w:tcBorders>
              <w:bottom w:val="single" w:sz="4" w:space="0" w:color="auto"/>
            </w:tcBorders>
          </w:tcPr>
          <w:p w:rsidR="003461B4" w:rsidRPr="00C77242" w:rsidRDefault="003461B4" w:rsidP="00C77242">
            <w:pPr>
              <w:pStyle w:val="af8"/>
            </w:pPr>
          </w:p>
        </w:tc>
        <w:tc>
          <w:tcPr>
            <w:tcW w:w="2264" w:type="dxa"/>
            <w:tcBorders>
              <w:bottom w:val="single" w:sz="4" w:space="0" w:color="auto"/>
            </w:tcBorders>
          </w:tcPr>
          <w:p w:rsidR="003461B4" w:rsidRPr="00C77242" w:rsidRDefault="003461B4" w:rsidP="00C77242">
            <w:pPr>
              <w:pStyle w:val="af8"/>
              <w:cnfStyle w:val="000000100000" w:firstRow="0" w:lastRow="0" w:firstColumn="0" w:lastColumn="0" w:oddVBand="0" w:evenVBand="0" w:oddHBand="1" w:evenHBand="0" w:firstRowFirstColumn="0" w:firstRowLastColumn="0" w:lastRowFirstColumn="0" w:lastRowLastColumn="0"/>
            </w:pPr>
            <w:r w:rsidRPr="00C77242">
              <w:rPr>
                <w:rFonts w:hint="eastAsia"/>
              </w:rPr>
              <w:t>G</w:t>
            </w:r>
            <w:r w:rsidRPr="00C77242">
              <w:t>ND</w:t>
            </w:r>
          </w:p>
        </w:tc>
        <w:tc>
          <w:tcPr>
            <w:tcW w:w="1718" w:type="dxa"/>
            <w:tcBorders>
              <w:bottom w:val="single" w:sz="4" w:space="0" w:color="auto"/>
            </w:tcBorders>
          </w:tcPr>
          <w:p w:rsidR="003461B4" w:rsidRPr="00C77242" w:rsidRDefault="003461B4" w:rsidP="00C77242">
            <w:pPr>
              <w:pStyle w:val="af8"/>
              <w:cnfStyle w:val="000000100000" w:firstRow="0" w:lastRow="0" w:firstColumn="0" w:lastColumn="0" w:oddVBand="0" w:evenVBand="0" w:oddHBand="1" w:evenHBand="0" w:firstRowFirstColumn="0" w:firstRowLastColumn="0" w:lastRowFirstColumn="0" w:lastRowLastColumn="0"/>
            </w:pPr>
            <w:r w:rsidRPr="00C77242">
              <w:rPr>
                <w:rFonts w:hint="eastAsia"/>
              </w:rPr>
              <w:t>→</w:t>
            </w:r>
          </w:p>
        </w:tc>
        <w:tc>
          <w:tcPr>
            <w:tcW w:w="1608" w:type="dxa"/>
            <w:tcBorders>
              <w:bottom w:val="single" w:sz="4" w:space="0" w:color="auto"/>
            </w:tcBorders>
          </w:tcPr>
          <w:p w:rsidR="003461B4" w:rsidRPr="00C77242" w:rsidRDefault="003461B4" w:rsidP="00C77242">
            <w:pPr>
              <w:pStyle w:val="af8"/>
              <w:cnfStyle w:val="000000100000" w:firstRow="0" w:lastRow="0" w:firstColumn="0" w:lastColumn="0" w:oddVBand="0" w:evenVBand="0" w:oddHBand="1" w:evenHBand="0" w:firstRowFirstColumn="0" w:firstRowLastColumn="0" w:lastRowFirstColumn="0" w:lastRowLastColumn="0"/>
            </w:pPr>
            <w:r w:rsidRPr="00C77242">
              <w:rPr>
                <w:rFonts w:hint="eastAsia"/>
              </w:rPr>
              <w:t>GND</w:t>
            </w:r>
          </w:p>
        </w:tc>
        <w:tc>
          <w:tcPr>
            <w:tcW w:w="1608" w:type="dxa"/>
            <w:tcBorders>
              <w:bottom w:val="single" w:sz="4" w:space="0" w:color="auto"/>
            </w:tcBorders>
          </w:tcPr>
          <w:p w:rsidR="003461B4" w:rsidRPr="00C77242" w:rsidRDefault="003461B4" w:rsidP="00C77242">
            <w:pPr>
              <w:pStyle w:val="af8"/>
              <w:cnfStyle w:val="000000100000" w:firstRow="0" w:lastRow="0" w:firstColumn="0" w:lastColumn="0" w:oddVBand="0" w:evenVBand="0" w:oddHBand="1" w:evenHBand="0" w:firstRowFirstColumn="0" w:firstRowLastColumn="0" w:lastRowFirstColumn="0" w:lastRowLastColumn="0"/>
            </w:pPr>
            <w:r w:rsidRPr="00C77242">
              <w:rPr>
                <w:rFonts w:hint="eastAsia"/>
              </w:rPr>
              <w:t>接地</w:t>
            </w:r>
          </w:p>
        </w:tc>
      </w:tr>
    </w:tbl>
    <w:p w:rsidR="003461B4" w:rsidRDefault="003461B4" w:rsidP="00D13DFB">
      <w:pPr>
        <w:pStyle w:val="2"/>
      </w:pPr>
      <w:bookmarkStart w:id="92" w:name="_Toc40520501"/>
      <w:bookmarkStart w:id="93" w:name="_Toc40783251"/>
      <w:r>
        <w:rPr>
          <w:rFonts w:hint="eastAsia"/>
        </w:rPr>
        <w:t>语音输出模块</w:t>
      </w:r>
      <w:bookmarkEnd w:id="92"/>
      <w:bookmarkEnd w:id="93"/>
    </w:p>
    <w:p w:rsidR="003461B4" w:rsidRDefault="003461B4" w:rsidP="003461B4">
      <w:pPr>
        <w:pStyle w:val="ae"/>
      </w:pPr>
      <w:r>
        <w:rPr>
          <w:rFonts w:hint="eastAsia"/>
        </w:rPr>
        <w:t>语音输出模块对用户相应的操作提供语音提示，如“您好”、“可回收垃圾”、“厨余垃圾”、“其他垃圾”等。语音播放采用</w:t>
      </w:r>
      <w:r>
        <w:rPr>
          <w:rFonts w:hint="eastAsia"/>
        </w:rPr>
        <w:t>JQ8400</w:t>
      </w:r>
      <w:r>
        <w:rPr>
          <w:rFonts w:hint="eastAsia"/>
        </w:rPr>
        <w:t>语音模块，其集成一个专门采用硬解码的方式进行音频编解码，保证语音播放的音质。芯片通过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w:t>
      </w:r>
    </w:p>
    <w:p w:rsidR="003461B4" w:rsidRDefault="003461B4" w:rsidP="003461B4">
      <w:pPr>
        <w:pStyle w:val="ae"/>
      </w:pPr>
      <w:r>
        <w:rPr>
          <w:rFonts w:hint="eastAsia"/>
        </w:rPr>
        <w:t>模块特征</w:t>
      </w:r>
    </w:p>
    <w:p w:rsidR="003461B4" w:rsidRDefault="003461B4" w:rsidP="003461B4">
      <w:pPr>
        <w:pStyle w:val="ae"/>
      </w:pPr>
      <w:r>
        <w:rPr>
          <w:rFonts w:hint="eastAsia"/>
        </w:rPr>
        <w:t>（</w:t>
      </w:r>
      <w:r>
        <w:rPr>
          <w:rFonts w:hint="eastAsia"/>
        </w:rPr>
        <w:t>1</w:t>
      </w:r>
      <w:r>
        <w:rPr>
          <w:rFonts w:hint="eastAsia"/>
        </w:rPr>
        <w:t>）支持</w:t>
      </w:r>
      <w:r>
        <w:rPr>
          <w:rFonts w:hint="eastAsia"/>
        </w:rPr>
        <w:t>MP3 WAV</w:t>
      </w:r>
      <w:r>
        <w:rPr>
          <w:rFonts w:hint="eastAsia"/>
        </w:rPr>
        <w:t>硬件解码</w:t>
      </w:r>
    </w:p>
    <w:p w:rsidR="003461B4" w:rsidRDefault="003461B4" w:rsidP="003461B4">
      <w:pPr>
        <w:pStyle w:val="ae"/>
      </w:pPr>
      <w:r>
        <w:rPr>
          <w:rFonts w:hint="eastAsia"/>
        </w:rPr>
        <w:t>（</w:t>
      </w:r>
      <w:r>
        <w:rPr>
          <w:rFonts w:hint="eastAsia"/>
        </w:rPr>
        <w:t>2</w:t>
      </w:r>
      <w:r>
        <w:rPr>
          <w:rFonts w:hint="eastAsia"/>
        </w:rPr>
        <w:t>）支持</w:t>
      </w:r>
      <w:r>
        <w:rPr>
          <w:rFonts w:hint="eastAsia"/>
        </w:rPr>
        <w:t>FAT</w:t>
      </w:r>
      <w:r>
        <w:rPr>
          <w:rFonts w:hint="eastAsia"/>
        </w:rPr>
        <w:t>文件系统</w:t>
      </w:r>
    </w:p>
    <w:p w:rsidR="003461B4" w:rsidRDefault="003461B4" w:rsidP="003461B4">
      <w:pPr>
        <w:pStyle w:val="ae"/>
      </w:pPr>
      <w:r>
        <w:rPr>
          <w:rFonts w:hint="eastAsia"/>
        </w:rPr>
        <w:t>（</w:t>
      </w:r>
      <w:r>
        <w:rPr>
          <w:rFonts w:hint="eastAsia"/>
        </w:rPr>
        <w:t>3</w:t>
      </w:r>
      <w:r>
        <w:rPr>
          <w:rFonts w:hint="eastAsia"/>
        </w:rPr>
        <w:t>）</w:t>
      </w:r>
      <w:r>
        <w:rPr>
          <w:rFonts w:hint="eastAsia"/>
        </w:rPr>
        <w:t>24</w:t>
      </w:r>
      <w:r>
        <w:rPr>
          <w:rFonts w:hint="eastAsia"/>
        </w:rPr>
        <w:t>位</w:t>
      </w:r>
      <w:r>
        <w:rPr>
          <w:rFonts w:hint="eastAsia"/>
        </w:rPr>
        <w:t>DAC</w:t>
      </w:r>
      <w:r>
        <w:rPr>
          <w:rFonts w:hint="eastAsia"/>
        </w:rPr>
        <w:t>输出内部采用</w:t>
      </w:r>
      <w:r>
        <w:rPr>
          <w:rFonts w:hint="eastAsia"/>
        </w:rPr>
        <w:t>DSP</w:t>
      </w:r>
      <w:r>
        <w:rPr>
          <w:rFonts w:hint="eastAsia"/>
        </w:rPr>
        <w:t>硬件解码，非</w:t>
      </w:r>
      <w:r>
        <w:rPr>
          <w:rFonts w:hint="eastAsia"/>
        </w:rPr>
        <w:t>PWM</w:t>
      </w:r>
      <w:r>
        <w:rPr>
          <w:rFonts w:hint="eastAsia"/>
        </w:rPr>
        <w:t>输出，动态范围支持</w:t>
      </w:r>
      <w:r>
        <w:rPr>
          <w:rFonts w:hint="eastAsia"/>
        </w:rPr>
        <w:t>90dB</w:t>
      </w:r>
      <w:r>
        <w:rPr>
          <w:rFonts w:hint="eastAsia"/>
        </w:rPr>
        <w:t>，信比</w:t>
      </w:r>
      <w:r>
        <w:rPr>
          <w:rFonts w:hint="eastAsia"/>
        </w:rPr>
        <w:t>85dB</w:t>
      </w:r>
    </w:p>
    <w:p w:rsidR="003461B4" w:rsidRDefault="003461B4" w:rsidP="003461B4">
      <w:pPr>
        <w:pStyle w:val="ae"/>
      </w:pPr>
      <w:r>
        <w:rPr>
          <w:rFonts w:hint="eastAsia"/>
        </w:rPr>
        <w:t>（</w:t>
      </w:r>
      <w:r>
        <w:rPr>
          <w:rFonts w:hint="eastAsia"/>
        </w:rPr>
        <w:t>4</w:t>
      </w:r>
      <w:r>
        <w:rPr>
          <w:rFonts w:hint="eastAsia"/>
        </w:rPr>
        <w:t>）多种控制模式、两线串口模式、一线串口控制</w:t>
      </w:r>
    </w:p>
    <w:p w:rsidR="003461B4" w:rsidRDefault="003461B4" w:rsidP="003461B4">
      <w:pPr>
        <w:pStyle w:val="ae"/>
      </w:pPr>
      <w:r>
        <w:rPr>
          <w:rFonts w:hint="eastAsia"/>
        </w:rPr>
        <w:t>（</w:t>
      </w:r>
      <w:r>
        <w:rPr>
          <w:rFonts w:hint="eastAsia"/>
        </w:rPr>
        <w:t>5</w:t>
      </w:r>
      <w:r>
        <w:rPr>
          <w:rFonts w:hint="eastAsia"/>
        </w:rPr>
        <w:t>）支持</w:t>
      </w:r>
      <w:r>
        <w:rPr>
          <w:rFonts w:hint="eastAsia"/>
        </w:rPr>
        <w:t>SPIFLASH</w:t>
      </w:r>
      <w:r>
        <w:rPr>
          <w:rFonts w:hint="eastAsia"/>
        </w:rPr>
        <w:t>模拟成</w:t>
      </w:r>
      <w:r>
        <w:rPr>
          <w:rFonts w:hint="eastAsia"/>
        </w:rPr>
        <w:t>U</w:t>
      </w:r>
      <w:r>
        <w:rPr>
          <w:rFonts w:hint="eastAsia"/>
        </w:rPr>
        <w:t>盘，直接像操作</w:t>
      </w:r>
      <w:r>
        <w:rPr>
          <w:rFonts w:hint="eastAsia"/>
        </w:rPr>
        <w:t>U</w:t>
      </w:r>
      <w:r>
        <w:rPr>
          <w:rFonts w:hint="eastAsia"/>
        </w:rPr>
        <w:t>盘一样更新</w:t>
      </w:r>
      <w:r>
        <w:rPr>
          <w:rFonts w:hint="eastAsia"/>
        </w:rPr>
        <w:t>SPIFLASH</w:t>
      </w:r>
      <w:r>
        <w:rPr>
          <w:rFonts w:hint="eastAsia"/>
        </w:rPr>
        <w:lastRenderedPageBreak/>
        <w:t>里的语音</w:t>
      </w:r>
    </w:p>
    <w:p w:rsidR="003461B4" w:rsidRDefault="003461B4" w:rsidP="003461B4">
      <w:pPr>
        <w:pStyle w:val="ae"/>
      </w:pPr>
      <w:r>
        <w:rPr>
          <w:rFonts w:hint="eastAsia"/>
        </w:rPr>
        <w:t>（</w:t>
      </w:r>
      <w:r>
        <w:rPr>
          <w:rFonts w:hint="eastAsia"/>
        </w:rPr>
        <w:t>6</w:t>
      </w:r>
      <w:r>
        <w:rPr>
          <w:rFonts w:hint="eastAsia"/>
        </w:rPr>
        <w:t>）支持系统深度睡眠，睡眠后电流低至</w:t>
      </w:r>
      <w:r>
        <w:rPr>
          <w:rFonts w:hint="eastAsia"/>
        </w:rPr>
        <w:t>600</w:t>
      </w:r>
      <w:r>
        <w:rPr>
          <w:rFonts w:hint="eastAsia"/>
        </w:rPr>
        <w:t>微安，可以通过一线串和指令</w:t>
      </w:r>
      <w:r>
        <w:rPr>
          <w:rFonts w:hint="eastAsia"/>
        </w:rPr>
        <w:t>IO</w:t>
      </w:r>
      <w:r>
        <w:rPr>
          <w:rFonts w:hint="eastAsia"/>
        </w:rPr>
        <w:t>唤醒</w:t>
      </w:r>
    </w:p>
    <w:p w:rsidR="003461B4" w:rsidRDefault="003461B4" w:rsidP="003461B4">
      <w:pPr>
        <w:pStyle w:val="ae"/>
      </w:pPr>
      <w:r>
        <w:rPr>
          <w:rFonts w:hint="eastAsia"/>
        </w:rPr>
        <w:t>（</w:t>
      </w:r>
      <w:r>
        <w:rPr>
          <w:rFonts w:hint="eastAsia"/>
        </w:rPr>
        <w:t>7</w:t>
      </w:r>
      <w:r>
        <w:rPr>
          <w:rFonts w:hint="eastAsia"/>
        </w:rPr>
        <w:t>）支持</w:t>
      </w:r>
      <w:r>
        <w:rPr>
          <w:rFonts w:hint="eastAsia"/>
        </w:rPr>
        <w:t>30</w:t>
      </w:r>
      <w:r>
        <w:rPr>
          <w:rFonts w:hint="eastAsia"/>
        </w:rPr>
        <w:t>级音量调节</w:t>
      </w:r>
    </w:p>
    <w:p w:rsidR="003461B4" w:rsidRDefault="003461B4" w:rsidP="003461B4">
      <w:pPr>
        <w:pStyle w:val="ae"/>
      </w:pPr>
      <w:r>
        <w:rPr>
          <w:rFonts w:hint="eastAsia"/>
        </w:rPr>
        <w:t>（</w:t>
      </w:r>
      <w:r>
        <w:rPr>
          <w:rFonts w:hint="eastAsia"/>
        </w:rPr>
        <w:t>8</w:t>
      </w:r>
      <w:r>
        <w:rPr>
          <w:rFonts w:hint="eastAsia"/>
        </w:rPr>
        <w:t>）支持采样率（</w:t>
      </w:r>
      <w:r>
        <w:rPr>
          <w:rFonts w:hint="eastAsia"/>
        </w:rPr>
        <w:t>KHz</w:t>
      </w:r>
      <w:r>
        <w:rPr>
          <w:rFonts w:hint="eastAsia"/>
        </w:rPr>
        <w:t>）</w:t>
      </w:r>
      <w:r>
        <w:rPr>
          <w:rFonts w:hint="eastAsia"/>
        </w:rPr>
        <w:t>:8/11.025/12/16/22.05/24/32/44.1/48</w:t>
      </w:r>
    </w:p>
    <w:p w:rsidR="003461B4" w:rsidRDefault="003461B4" w:rsidP="003461B4">
      <w:pPr>
        <w:pStyle w:val="ae"/>
      </w:pPr>
      <w:r w:rsidRPr="00D75F88">
        <w:rPr>
          <w:rFonts w:hint="eastAsia"/>
        </w:rPr>
        <w:t>JQ8400</w:t>
      </w:r>
      <w:r w:rsidRPr="00D75F88">
        <w:rPr>
          <w:rFonts w:hint="eastAsia"/>
        </w:rPr>
        <w:t>语音模块选用的是</w:t>
      </w:r>
      <w:r w:rsidRPr="00D75F88">
        <w:rPr>
          <w:rFonts w:hint="eastAsia"/>
        </w:rPr>
        <w:t>SOC</w:t>
      </w:r>
      <w:r w:rsidRPr="00D75F88">
        <w:rPr>
          <w:rFonts w:hint="eastAsia"/>
        </w:rPr>
        <w:t>方案，集成了一个</w:t>
      </w:r>
      <w:r w:rsidRPr="00D75F88">
        <w:rPr>
          <w:rFonts w:hint="eastAsia"/>
        </w:rPr>
        <w:t>16</w:t>
      </w:r>
      <w:r w:rsidRPr="00D75F88">
        <w:rPr>
          <w:rFonts w:hint="eastAsia"/>
        </w:rPr>
        <w:t>位的</w:t>
      </w:r>
      <w:r w:rsidRPr="00D75F88">
        <w:rPr>
          <w:rFonts w:hint="eastAsia"/>
        </w:rPr>
        <w:t>MCU</w:t>
      </w:r>
      <w:r w:rsidRPr="00D75F88">
        <w:rPr>
          <w:rFonts w:hint="eastAsia"/>
        </w:rPr>
        <w:t>，以及一个专门针对音频解码的</w:t>
      </w:r>
      <w:r w:rsidRPr="00D75F88">
        <w:rPr>
          <w:rFonts w:hint="eastAsia"/>
        </w:rPr>
        <w:t>ADSP</w:t>
      </w:r>
      <w:r w:rsidRPr="00D75F88">
        <w:rPr>
          <w:rFonts w:hint="eastAsia"/>
        </w:rPr>
        <w:t>，采用硬解码的方式，更加保证了系统的稳定性和音质。小巧尺寸更加满足嵌入其它产品的需求。此芯片最大的优势在于能够灵活的更换</w:t>
      </w:r>
      <w:r w:rsidRPr="00D75F88">
        <w:rPr>
          <w:rFonts w:hint="eastAsia"/>
        </w:rPr>
        <w:t>SPI-flash</w:t>
      </w:r>
      <w:r w:rsidRPr="00D75F88">
        <w:rPr>
          <w:rFonts w:hint="eastAsia"/>
        </w:rPr>
        <w:t>内的语音内容，省去了传统语音芯片需要安装上位机更换语音的麻烦，</w:t>
      </w:r>
      <w:r w:rsidRPr="00D75F88">
        <w:rPr>
          <w:rFonts w:hint="eastAsia"/>
        </w:rPr>
        <w:t>SPIFLASH</w:t>
      </w:r>
      <w:r w:rsidRPr="00D75F88">
        <w:rPr>
          <w:rFonts w:hint="eastAsia"/>
        </w:rPr>
        <w:t>直接模拟成</w:t>
      </w:r>
      <w:r w:rsidRPr="00D75F88">
        <w:rPr>
          <w:rFonts w:hint="eastAsia"/>
        </w:rPr>
        <w:t>U</w:t>
      </w:r>
      <w:r w:rsidRPr="00D75F88">
        <w:rPr>
          <w:rFonts w:hint="eastAsia"/>
        </w:rPr>
        <w:t>盘，跟拷贝</w:t>
      </w:r>
      <w:r w:rsidRPr="00D75F88">
        <w:rPr>
          <w:rFonts w:hint="eastAsia"/>
        </w:rPr>
        <w:t>U</w:t>
      </w:r>
      <w:r w:rsidRPr="00D75F88">
        <w:rPr>
          <w:rFonts w:hint="eastAsia"/>
        </w:rPr>
        <w:t>盘一样，非常方便。使得产品研发和生产变得便捷简单。一线串口控制模式、</w:t>
      </w:r>
      <w:r w:rsidRPr="00D75F88">
        <w:rPr>
          <w:rFonts w:hint="eastAsia"/>
        </w:rPr>
        <w:t>RX232</w:t>
      </w:r>
      <w:r w:rsidRPr="00D75F88">
        <w:rPr>
          <w:rFonts w:hint="eastAsia"/>
        </w:rPr>
        <w:t>串口控制可选，为研发提供更多的选择性。</w:t>
      </w:r>
      <w:r>
        <w:rPr>
          <w:rFonts w:hint="eastAsia"/>
        </w:rPr>
        <w:t>模块管脚图如下：</w:t>
      </w:r>
    </w:p>
    <w:p w:rsidR="009946EB" w:rsidRDefault="003461B4" w:rsidP="009946EB">
      <w:pPr>
        <w:pStyle w:val="af6"/>
        <w:keepNext/>
      </w:pPr>
      <w:r>
        <w:drawing>
          <wp:inline distT="0" distB="0" distL="0" distR="0" wp14:anchorId="7E4EFEA7" wp14:editId="378C39B1">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2008" cy="1948347"/>
                    </a:xfrm>
                    <a:prstGeom prst="rect">
                      <a:avLst/>
                    </a:prstGeom>
                  </pic:spPr>
                </pic:pic>
              </a:graphicData>
            </a:graphic>
          </wp:inline>
        </w:drawing>
      </w:r>
    </w:p>
    <w:p w:rsidR="003461B4" w:rsidRDefault="009946EB" w:rsidP="00CF56F8">
      <w:pPr>
        <w:pStyle w:val="aff1"/>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 xml:space="preserve"> </w:t>
      </w:r>
      <w:r w:rsidR="003461B4">
        <w:rPr>
          <w:rFonts w:hint="eastAsia"/>
        </w:rPr>
        <w:t>JQ8400</w:t>
      </w:r>
      <w:r w:rsidR="003461B4">
        <w:rPr>
          <w:rFonts w:hint="eastAsia"/>
        </w:rPr>
        <w:t>模块管脚图</w:t>
      </w:r>
    </w:p>
    <w:p w:rsidR="00E15E27" w:rsidRDefault="003461B4" w:rsidP="00607E5C">
      <w:pPr>
        <w:pStyle w:val="ae"/>
      </w:pPr>
      <w:r>
        <w:rPr>
          <w:rFonts w:hint="eastAsia"/>
        </w:rPr>
        <w:t>JQ8400</w:t>
      </w:r>
      <w:r>
        <w:rPr>
          <w:rFonts w:hint="eastAsia"/>
        </w:rPr>
        <w:t>模块管脚说明如下：</w:t>
      </w:r>
      <w:r w:rsidR="00E15E27" w:rsidRPr="00E15E27">
        <w:rPr>
          <w:rFonts w:hint="eastAsia"/>
        </w:rPr>
        <w:t xml:space="preserve"> </w:t>
      </w:r>
    </w:p>
    <w:p w:rsidR="00904B58" w:rsidRDefault="00904B58" w:rsidP="00607E5C">
      <w:pPr>
        <w:pStyle w:val="afa"/>
      </w:pPr>
      <w:r>
        <w:rPr>
          <w:rFonts w:hint="eastAsia"/>
        </w:rPr>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3</w:t>
      </w:r>
      <w:r w:rsidR="00275244">
        <w:fldChar w:fldCharType="end"/>
      </w:r>
      <w:r w:rsidR="00607E5C" w:rsidRPr="00607E5C">
        <w:rPr>
          <w:rFonts w:hint="eastAsia"/>
        </w:rPr>
        <w:t xml:space="preserve"> </w:t>
      </w:r>
      <w:r w:rsidR="00607E5C">
        <w:rPr>
          <w:rFonts w:hint="eastAsia"/>
        </w:rPr>
        <w:t>JQ8400</w:t>
      </w:r>
      <w:r w:rsidR="00607E5C">
        <w:rPr>
          <w:rFonts w:hint="eastAsia"/>
        </w:rPr>
        <w:t>模块管脚说明</w:t>
      </w:r>
    </w:p>
    <w:tbl>
      <w:tblPr>
        <w:tblStyle w:val="a8"/>
        <w:tblW w:w="0" w:type="auto"/>
        <w:tblLook w:val="04A0" w:firstRow="1" w:lastRow="0" w:firstColumn="1" w:lastColumn="0" w:noHBand="0" w:noVBand="1"/>
      </w:tblPr>
      <w:tblGrid>
        <w:gridCol w:w="2069"/>
        <w:gridCol w:w="2069"/>
        <w:gridCol w:w="3930"/>
      </w:tblGrid>
      <w:tr w:rsidR="003461B4" w:rsidRPr="00E15E27" w:rsidTr="00120AC1">
        <w:trPr>
          <w:trHeight w:val="398"/>
        </w:trPr>
        <w:tc>
          <w:tcPr>
            <w:tcW w:w="2069" w:type="dxa"/>
          </w:tcPr>
          <w:p w:rsidR="003461B4" w:rsidRPr="00E15E27" w:rsidRDefault="003461B4" w:rsidP="00E15E27">
            <w:pPr>
              <w:pStyle w:val="af8"/>
            </w:pPr>
            <w:r w:rsidRPr="00E15E27">
              <w:rPr>
                <w:rFonts w:hint="eastAsia"/>
              </w:rPr>
              <w:t>引脚</w:t>
            </w:r>
          </w:p>
        </w:tc>
        <w:tc>
          <w:tcPr>
            <w:tcW w:w="2069" w:type="dxa"/>
          </w:tcPr>
          <w:p w:rsidR="003461B4" w:rsidRPr="00E15E27" w:rsidRDefault="003461B4" w:rsidP="00E15E27">
            <w:pPr>
              <w:pStyle w:val="af8"/>
            </w:pPr>
            <w:r w:rsidRPr="00E15E27">
              <w:rPr>
                <w:rFonts w:hint="eastAsia"/>
              </w:rPr>
              <w:t>标示</w:t>
            </w:r>
          </w:p>
        </w:tc>
        <w:tc>
          <w:tcPr>
            <w:tcW w:w="3930" w:type="dxa"/>
          </w:tcPr>
          <w:p w:rsidR="003461B4" w:rsidRPr="00E15E27" w:rsidRDefault="003461B4" w:rsidP="00E15E27">
            <w:pPr>
              <w:pStyle w:val="af8"/>
            </w:pPr>
            <w:r w:rsidRPr="00E15E27">
              <w:rPr>
                <w:rFonts w:hint="eastAsia"/>
              </w:rPr>
              <w:t>说明</w:t>
            </w:r>
          </w:p>
        </w:tc>
      </w:tr>
      <w:tr w:rsidR="003461B4" w:rsidRPr="00E15E27" w:rsidTr="00120AC1">
        <w:trPr>
          <w:trHeight w:val="389"/>
        </w:trPr>
        <w:tc>
          <w:tcPr>
            <w:tcW w:w="2069" w:type="dxa"/>
          </w:tcPr>
          <w:p w:rsidR="003461B4" w:rsidRPr="00E15E27" w:rsidRDefault="003461B4" w:rsidP="00E15E27">
            <w:pPr>
              <w:pStyle w:val="af8"/>
            </w:pPr>
            <w:r w:rsidRPr="00E15E27">
              <w:rPr>
                <w:rFonts w:hint="eastAsia"/>
              </w:rPr>
              <w:t>1</w:t>
            </w:r>
          </w:p>
        </w:tc>
        <w:tc>
          <w:tcPr>
            <w:tcW w:w="2069" w:type="dxa"/>
          </w:tcPr>
          <w:p w:rsidR="003461B4" w:rsidRPr="00E15E27" w:rsidRDefault="003461B4" w:rsidP="00E15E27">
            <w:pPr>
              <w:pStyle w:val="af8"/>
            </w:pPr>
            <w:r w:rsidRPr="00E15E27">
              <w:rPr>
                <w:rFonts w:hint="eastAsia"/>
              </w:rPr>
              <w:t>O</w:t>
            </w:r>
            <w:r w:rsidRPr="00E15E27">
              <w:t>NE LINE</w:t>
            </w:r>
          </w:p>
        </w:tc>
        <w:tc>
          <w:tcPr>
            <w:tcW w:w="3930" w:type="dxa"/>
          </w:tcPr>
          <w:p w:rsidR="003461B4" w:rsidRPr="00E15E27" w:rsidRDefault="003461B4" w:rsidP="00E15E27">
            <w:pPr>
              <w:pStyle w:val="af8"/>
            </w:pPr>
            <w:r w:rsidRPr="00E15E27">
              <w:rPr>
                <w:rFonts w:hint="eastAsia"/>
              </w:rPr>
              <w:t>一线串口脚</w:t>
            </w:r>
          </w:p>
        </w:tc>
      </w:tr>
      <w:tr w:rsidR="003461B4" w:rsidRPr="00E15E27" w:rsidTr="00120AC1">
        <w:trPr>
          <w:trHeight w:val="389"/>
        </w:trPr>
        <w:tc>
          <w:tcPr>
            <w:tcW w:w="2069" w:type="dxa"/>
          </w:tcPr>
          <w:p w:rsidR="003461B4" w:rsidRPr="00E15E27" w:rsidRDefault="003461B4" w:rsidP="00E15E27">
            <w:pPr>
              <w:pStyle w:val="af8"/>
            </w:pPr>
            <w:r w:rsidRPr="00E15E27">
              <w:rPr>
                <w:rFonts w:hint="eastAsia"/>
              </w:rPr>
              <w:t>2</w:t>
            </w:r>
          </w:p>
        </w:tc>
        <w:tc>
          <w:tcPr>
            <w:tcW w:w="2069" w:type="dxa"/>
          </w:tcPr>
          <w:p w:rsidR="003461B4" w:rsidRPr="00E15E27" w:rsidRDefault="003461B4" w:rsidP="00E15E27">
            <w:pPr>
              <w:pStyle w:val="af8"/>
            </w:pPr>
            <w:r w:rsidRPr="00E15E27">
              <w:rPr>
                <w:rFonts w:hint="eastAsia"/>
              </w:rPr>
              <w:t>BUSY</w:t>
            </w:r>
          </w:p>
        </w:tc>
        <w:tc>
          <w:tcPr>
            <w:tcW w:w="3930" w:type="dxa"/>
          </w:tcPr>
          <w:p w:rsidR="003461B4" w:rsidRPr="00E15E27" w:rsidRDefault="003461B4" w:rsidP="00E15E27">
            <w:pPr>
              <w:pStyle w:val="af8"/>
            </w:pPr>
            <w:r w:rsidRPr="00E15E27">
              <w:rPr>
                <w:rFonts w:hint="eastAsia"/>
              </w:rPr>
              <w:t>忙信号脚，播放时为高，其他为低</w:t>
            </w:r>
          </w:p>
        </w:tc>
      </w:tr>
      <w:tr w:rsidR="003461B4" w:rsidRPr="00E15E27" w:rsidTr="00120AC1">
        <w:trPr>
          <w:trHeight w:val="389"/>
        </w:trPr>
        <w:tc>
          <w:tcPr>
            <w:tcW w:w="2069" w:type="dxa"/>
          </w:tcPr>
          <w:p w:rsidR="003461B4" w:rsidRPr="00E15E27" w:rsidRDefault="003461B4" w:rsidP="00E15E27">
            <w:pPr>
              <w:pStyle w:val="af8"/>
            </w:pPr>
            <w:r w:rsidRPr="00E15E27">
              <w:rPr>
                <w:rFonts w:hint="eastAsia"/>
              </w:rPr>
              <w:t>3</w:t>
            </w:r>
          </w:p>
        </w:tc>
        <w:tc>
          <w:tcPr>
            <w:tcW w:w="2069" w:type="dxa"/>
          </w:tcPr>
          <w:p w:rsidR="003461B4" w:rsidRPr="00E15E27" w:rsidRDefault="003461B4" w:rsidP="00E15E27">
            <w:pPr>
              <w:pStyle w:val="af8"/>
            </w:pPr>
            <w:r w:rsidRPr="00E15E27">
              <w:rPr>
                <w:rFonts w:hint="eastAsia"/>
              </w:rPr>
              <w:t>RX</w:t>
            </w:r>
          </w:p>
        </w:tc>
        <w:tc>
          <w:tcPr>
            <w:tcW w:w="3930" w:type="dxa"/>
          </w:tcPr>
          <w:p w:rsidR="003461B4" w:rsidRPr="00E15E27" w:rsidRDefault="003461B4" w:rsidP="00E15E27">
            <w:pPr>
              <w:pStyle w:val="af8"/>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8"/>
            </w:pPr>
            <w:r w:rsidRPr="00E15E27">
              <w:rPr>
                <w:rFonts w:hint="eastAsia"/>
              </w:rPr>
              <w:t>4</w:t>
            </w:r>
          </w:p>
        </w:tc>
        <w:tc>
          <w:tcPr>
            <w:tcW w:w="2069" w:type="dxa"/>
          </w:tcPr>
          <w:p w:rsidR="003461B4" w:rsidRPr="00E15E27" w:rsidRDefault="003461B4" w:rsidP="00E15E27">
            <w:pPr>
              <w:pStyle w:val="af8"/>
            </w:pPr>
            <w:r w:rsidRPr="00E15E27">
              <w:rPr>
                <w:rFonts w:hint="eastAsia"/>
              </w:rPr>
              <w:t>TX</w:t>
            </w:r>
          </w:p>
        </w:tc>
        <w:tc>
          <w:tcPr>
            <w:tcW w:w="3930" w:type="dxa"/>
          </w:tcPr>
          <w:p w:rsidR="003461B4" w:rsidRPr="00E15E27" w:rsidRDefault="003461B4" w:rsidP="00E15E27">
            <w:pPr>
              <w:pStyle w:val="af8"/>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rsidTr="00120AC1">
        <w:trPr>
          <w:trHeight w:val="389"/>
        </w:trPr>
        <w:tc>
          <w:tcPr>
            <w:tcW w:w="2069" w:type="dxa"/>
          </w:tcPr>
          <w:p w:rsidR="003461B4" w:rsidRPr="00E15E27" w:rsidRDefault="003461B4" w:rsidP="00E15E27">
            <w:pPr>
              <w:pStyle w:val="af8"/>
            </w:pPr>
            <w:r w:rsidRPr="00E15E27">
              <w:rPr>
                <w:rFonts w:hint="eastAsia"/>
              </w:rPr>
              <w:t>5</w:t>
            </w:r>
          </w:p>
        </w:tc>
        <w:tc>
          <w:tcPr>
            <w:tcW w:w="2069" w:type="dxa"/>
          </w:tcPr>
          <w:p w:rsidR="003461B4" w:rsidRPr="00E15E27" w:rsidRDefault="003461B4" w:rsidP="00E15E27">
            <w:pPr>
              <w:pStyle w:val="af8"/>
            </w:pPr>
            <w:r w:rsidRPr="00E15E27">
              <w:rPr>
                <w:rFonts w:hint="eastAsia"/>
              </w:rPr>
              <w:t>GND</w:t>
            </w:r>
          </w:p>
        </w:tc>
        <w:tc>
          <w:tcPr>
            <w:tcW w:w="3930" w:type="dxa"/>
          </w:tcPr>
          <w:p w:rsidR="003461B4" w:rsidRPr="00E15E27" w:rsidRDefault="003461B4" w:rsidP="00E15E27">
            <w:pPr>
              <w:pStyle w:val="af8"/>
            </w:pPr>
            <w:r w:rsidRPr="00E15E27">
              <w:rPr>
                <w:rFonts w:hint="eastAsia"/>
              </w:rPr>
              <w:t>芯片数字地</w:t>
            </w:r>
          </w:p>
        </w:tc>
      </w:tr>
      <w:tr w:rsidR="003461B4" w:rsidRPr="00E15E27" w:rsidTr="00120AC1">
        <w:trPr>
          <w:trHeight w:val="389"/>
        </w:trPr>
        <w:tc>
          <w:tcPr>
            <w:tcW w:w="2069" w:type="dxa"/>
          </w:tcPr>
          <w:p w:rsidR="003461B4" w:rsidRPr="00E15E27" w:rsidRDefault="003461B4" w:rsidP="00E15E27">
            <w:pPr>
              <w:pStyle w:val="af8"/>
            </w:pPr>
            <w:r w:rsidRPr="00E15E27">
              <w:rPr>
                <w:rFonts w:hint="eastAsia"/>
              </w:rPr>
              <w:t>6</w:t>
            </w:r>
          </w:p>
        </w:tc>
        <w:tc>
          <w:tcPr>
            <w:tcW w:w="2069" w:type="dxa"/>
          </w:tcPr>
          <w:p w:rsidR="003461B4" w:rsidRPr="00E15E27" w:rsidRDefault="003461B4" w:rsidP="00E15E27">
            <w:pPr>
              <w:pStyle w:val="af8"/>
            </w:pPr>
            <w:r w:rsidRPr="00E15E27">
              <w:rPr>
                <w:rFonts w:hint="eastAsia"/>
              </w:rPr>
              <w:t>DC-5V</w:t>
            </w:r>
          </w:p>
        </w:tc>
        <w:tc>
          <w:tcPr>
            <w:tcW w:w="3930" w:type="dxa"/>
          </w:tcPr>
          <w:p w:rsidR="003461B4" w:rsidRPr="00E15E27" w:rsidRDefault="003461B4" w:rsidP="00E15E27">
            <w:pPr>
              <w:pStyle w:val="af8"/>
            </w:pPr>
            <w:r w:rsidRPr="00E15E27">
              <w:rPr>
                <w:rFonts w:hint="eastAsia"/>
              </w:rPr>
              <w:t>芯片供电脚，</w:t>
            </w:r>
            <w:r w:rsidRPr="00E15E27">
              <w:rPr>
                <w:rFonts w:hint="eastAsia"/>
              </w:rPr>
              <w:t>3.3-5.0V</w:t>
            </w:r>
          </w:p>
        </w:tc>
      </w:tr>
      <w:tr w:rsidR="003461B4" w:rsidRPr="00E15E27" w:rsidTr="00120AC1">
        <w:trPr>
          <w:trHeight w:val="389"/>
        </w:trPr>
        <w:tc>
          <w:tcPr>
            <w:tcW w:w="2069" w:type="dxa"/>
          </w:tcPr>
          <w:p w:rsidR="003461B4" w:rsidRPr="00E15E27" w:rsidRDefault="003461B4" w:rsidP="00E15E27">
            <w:pPr>
              <w:pStyle w:val="af8"/>
            </w:pPr>
            <w:r w:rsidRPr="00E15E27">
              <w:rPr>
                <w:rFonts w:hint="eastAsia"/>
              </w:rPr>
              <w:t>7/8</w:t>
            </w:r>
          </w:p>
        </w:tc>
        <w:tc>
          <w:tcPr>
            <w:tcW w:w="2069" w:type="dxa"/>
          </w:tcPr>
          <w:p w:rsidR="003461B4" w:rsidRPr="00E15E27" w:rsidRDefault="003461B4" w:rsidP="00E15E27">
            <w:pPr>
              <w:pStyle w:val="af8"/>
            </w:pPr>
            <w:r w:rsidRPr="00E15E27">
              <w:rPr>
                <w:rFonts w:hint="eastAsia"/>
              </w:rPr>
              <w:t>DAC-</w:t>
            </w:r>
            <w:r w:rsidRPr="00E15E27">
              <w:t>R/DAC-L</w:t>
            </w:r>
          </w:p>
        </w:tc>
        <w:tc>
          <w:tcPr>
            <w:tcW w:w="3930" w:type="dxa"/>
          </w:tcPr>
          <w:p w:rsidR="003461B4" w:rsidRPr="00E15E27" w:rsidRDefault="003461B4" w:rsidP="00E15E27">
            <w:pPr>
              <w:pStyle w:val="af8"/>
            </w:pPr>
            <w:r w:rsidRPr="00E15E27">
              <w:rPr>
                <w:rFonts w:hint="eastAsia"/>
              </w:rPr>
              <w:t>D</w:t>
            </w:r>
            <w:r w:rsidRPr="00E15E27">
              <w:t>AC</w:t>
            </w:r>
            <w:r w:rsidRPr="00E15E27">
              <w:t>音频输出右声道</w:t>
            </w:r>
            <w:r w:rsidRPr="00E15E27">
              <w:t>/</w:t>
            </w:r>
            <w:r w:rsidRPr="00E15E27">
              <w:t>左声道</w:t>
            </w:r>
          </w:p>
        </w:tc>
      </w:tr>
      <w:tr w:rsidR="003461B4" w:rsidRPr="00E15E27" w:rsidTr="00120AC1">
        <w:trPr>
          <w:trHeight w:val="389"/>
        </w:trPr>
        <w:tc>
          <w:tcPr>
            <w:tcW w:w="2069" w:type="dxa"/>
          </w:tcPr>
          <w:p w:rsidR="003461B4" w:rsidRPr="00E15E27" w:rsidRDefault="003461B4" w:rsidP="00E15E27">
            <w:pPr>
              <w:pStyle w:val="af8"/>
            </w:pPr>
            <w:r w:rsidRPr="00E15E27">
              <w:rPr>
                <w:rFonts w:hint="eastAsia"/>
              </w:rPr>
              <w:t>9/10</w:t>
            </w:r>
          </w:p>
        </w:tc>
        <w:tc>
          <w:tcPr>
            <w:tcW w:w="2069" w:type="dxa"/>
          </w:tcPr>
          <w:p w:rsidR="003461B4" w:rsidRPr="00E15E27" w:rsidRDefault="003461B4" w:rsidP="00E15E27">
            <w:pPr>
              <w:pStyle w:val="af8"/>
            </w:pPr>
            <w:r w:rsidRPr="00E15E27">
              <w:rPr>
                <w:rFonts w:hint="eastAsia"/>
              </w:rPr>
              <w:t>SPK-/SPK+</w:t>
            </w:r>
          </w:p>
        </w:tc>
        <w:tc>
          <w:tcPr>
            <w:tcW w:w="3930" w:type="dxa"/>
          </w:tcPr>
          <w:p w:rsidR="003461B4" w:rsidRPr="00E15E27" w:rsidRDefault="003461B4" w:rsidP="00E15E27">
            <w:pPr>
              <w:pStyle w:val="af8"/>
            </w:pPr>
            <w:r w:rsidRPr="00E15E27">
              <w:rPr>
                <w:rFonts w:hint="eastAsia"/>
              </w:rPr>
              <w:t>接喇叭</w:t>
            </w:r>
          </w:p>
        </w:tc>
      </w:tr>
    </w:tbl>
    <w:p w:rsidR="003461B4" w:rsidRDefault="003461B4" w:rsidP="003461B4">
      <w:pPr>
        <w:pStyle w:val="ae"/>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3461B4" w:rsidRDefault="003461B4" w:rsidP="00D13DFB">
      <w:pPr>
        <w:pStyle w:val="2"/>
      </w:pPr>
      <w:bookmarkStart w:id="94" w:name="_Toc40520502"/>
      <w:bookmarkStart w:id="95" w:name="_Toc40783252"/>
      <w:r>
        <w:rPr>
          <w:rFonts w:hint="eastAsia"/>
        </w:rPr>
        <w:lastRenderedPageBreak/>
        <w:t>本章小结</w:t>
      </w:r>
      <w:bookmarkEnd w:id="94"/>
      <w:bookmarkEnd w:id="95"/>
    </w:p>
    <w:p w:rsidR="003461B4" w:rsidRDefault="003461B4" w:rsidP="003461B4">
      <w:pPr>
        <w:pStyle w:val="ae"/>
      </w:pPr>
      <w:r>
        <w:rPr>
          <w:rFonts w:hint="eastAsia"/>
        </w:rPr>
        <w:t>根据第二章总体结构设计的基础上对智能垃圾桶各个模块进行硬件设计，结合自身所学专业知识及实践操作，根据智能垃圾桶的功能要求，确定了智能垃圾桶的硬件设备及模块型号。根据实际要求完成垃圾桶硬件选型并阐述不同组态层中硬件执行的功能。经过硬件的设计，对智能垃圾桶总体框架和流程目的有了更加清晰的认识，为接下来软件的设计打下一定的基础。</w:t>
      </w:r>
    </w:p>
    <w:p w:rsidR="002B485C" w:rsidRDefault="002B485C">
      <w:pPr>
        <w:widowControl/>
        <w:jc w:val="left"/>
        <w:rPr>
          <w:rFonts w:ascii="Times New Roman" w:eastAsia="黑体" w:hAnsi="Times New Roman" w:cs="Times New Roman"/>
          <w:sz w:val="30"/>
          <w:szCs w:val="30"/>
        </w:rPr>
      </w:pPr>
      <w:bookmarkStart w:id="96" w:name="_Toc40520503"/>
      <w:r>
        <w:br w:type="page"/>
      </w:r>
    </w:p>
    <w:p w:rsidR="005A5F50" w:rsidRDefault="005A5F50" w:rsidP="000B1CD8">
      <w:pPr>
        <w:pStyle w:val="1"/>
      </w:pPr>
      <w:bookmarkStart w:id="97" w:name="_Toc40783253"/>
      <w:r>
        <w:rPr>
          <w:rFonts w:hint="eastAsia"/>
        </w:rPr>
        <w:lastRenderedPageBreak/>
        <w:t>系统软件设计与实现</w:t>
      </w:r>
      <w:bookmarkEnd w:id="96"/>
      <w:bookmarkEnd w:id="97"/>
    </w:p>
    <w:p w:rsidR="005A5F50" w:rsidRDefault="005A5F50" w:rsidP="00D13DFB">
      <w:pPr>
        <w:pStyle w:val="2"/>
      </w:pPr>
      <w:bookmarkStart w:id="98" w:name="_Toc40520504"/>
      <w:bookmarkStart w:id="99" w:name="_Toc40783254"/>
      <w:r>
        <w:rPr>
          <w:rFonts w:hint="eastAsia"/>
        </w:rPr>
        <w:t>软件总体设计思想与流程分析</w:t>
      </w:r>
      <w:bookmarkEnd w:id="98"/>
      <w:bookmarkEnd w:id="99"/>
    </w:p>
    <w:p w:rsidR="005A5F50" w:rsidRDefault="005A5F50" w:rsidP="000B1CD8">
      <w:pPr>
        <w:pStyle w:val="3"/>
        <w:ind w:firstLine="480"/>
      </w:pPr>
      <w:bookmarkStart w:id="100" w:name="_Toc40520505"/>
      <w:bookmarkStart w:id="101" w:name="_Toc40783255"/>
      <w:r w:rsidRPr="00C87FF0">
        <w:rPr>
          <w:rFonts w:hint="eastAsia"/>
        </w:rPr>
        <w:t>软件总体设计思想</w:t>
      </w:r>
      <w:bookmarkEnd w:id="100"/>
      <w:bookmarkEnd w:id="101"/>
    </w:p>
    <w:p w:rsidR="005A5F50" w:rsidRDefault="005A5F50" w:rsidP="005A5F50">
      <w:pPr>
        <w:pStyle w:val="ae"/>
      </w:pPr>
      <w:r>
        <w:rPr>
          <w:rFonts w:hint="eastAsia"/>
        </w:rPr>
        <w:t>整个系统单独有硬件是无法完成运转，必须要有软件设计，软件设计思想是系统的灵魂，关系到整个系统的协调运作。</w:t>
      </w:r>
    </w:p>
    <w:p w:rsidR="005A5F50" w:rsidRDefault="005A5F50" w:rsidP="005A5F50">
      <w:pPr>
        <w:pStyle w:val="ae"/>
      </w:pPr>
      <w:r>
        <w:rPr>
          <w:rFonts w:hint="eastAsia"/>
        </w:rPr>
        <w:t>本系统的软件设计包括对垃圾分类检测与控制系统软件的设计，语音识别软件设计和蓝牙无线通信软件的设计。语音识别检测系统是整个系统设计的核心。</w:t>
      </w:r>
    </w:p>
    <w:p w:rsidR="005A5F50" w:rsidRDefault="005A5F50" w:rsidP="005A5F50">
      <w:pPr>
        <w:pStyle w:val="ae"/>
      </w:pPr>
      <w:r>
        <w:rPr>
          <w:rFonts w:hint="eastAsia"/>
        </w:rPr>
        <w:t>本控制系统的软件设计运用自底向上的设计方法。自底向上的设计方法从基础部分开始，凭借着经验和技巧，通过对其进行连接，修改和扩大，构建所需要的完整系统。这种设计方法是从底层开始，实际使用中设计成本和开发周期都比自顶向下法优；但是由于设计是开始于底层，所以没办法保证设计的最优性能，如器件的不共用。根据需求完成对各项子系统的单独编程和调试，再对各个模块分别调试成功，然后再将各模块功能拼接一起，从而组成对智能温室系统的软件设计。</w:t>
      </w:r>
    </w:p>
    <w:p w:rsidR="005A5F50" w:rsidRDefault="005A5F50" w:rsidP="000B1CD8">
      <w:pPr>
        <w:pStyle w:val="3"/>
        <w:ind w:firstLine="480"/>
      </w:pPr>
      <w:bookmarkStart w:id="102" w:name="_Toc40520506"/>
      <w:bookmarkStart w:id="103" w:name="_Toc40783256"/>
      <w:commentRangeStart w:id="104"/>
      <w:r w:rsidRPr="00C87FF0">
        <w:rPr>
          <w:rFonts w:hint="eastAsia"/>
        </w:rPr>
        <w:t>软件设计流程分析</w:t>
      </w:r>
      <w:bookmarkEnd w:id="102"/>
      <w:bookmarkEnd w:id="103"/>
      <w:commentRangeEnd w:id="104"/>
      <w:r w:rsidR="0050706F">
        <w:rPr>
          <w:rStyle w:val="aff3"/>
          <w:rFonts w:asciiTheme="minorHAnsi" w:eastAsiaTheme="minorEastAsia" w:hAnsiTheme="minorHAnsi" w:cstheme="minorBidi"/>
        </w:rPr>
        <w:commentReference w:id="104"/>
      </w:r>
    </w:p>
    <w:p w:rsidR="005A5F50" w:rsidRDefault="005A5F50" w:rsidP="005A5F50">
      <w:pPr>
        <w:pStyle w:val="ae"/>
      </w:pPr>
      <w:r>
        <w:rPr>
          <w:rFonts w:hint="eastAsia"/>
        </w:rPr>
        <w:t>微控制处理器</w:t>
      </w:r>
      <w:r>
        <w:rPr>
          <w:rFonts w:hint="eastAsia"/>
        </w:rPr>
        <w:t>STM32</w:t>
      </w:r>
      <w:r>
        <w:rPr>
          <w:rFonts w:hint="eastAsia"/>
        </w:rPr>
        <w:t>从上电</w:t>
      </w:r>
      <w:r>
        <w:rPr>
          <w:rFonts w:hint="eastAsia"/>
        </w:rPr>
        <w:t>/</w:t>
      </w:r>
      <w:r>
        <w:rPr>
          <w:rFonts w:hint="eastAsia"/>
        </w:rPr>
        <w:t>复位状态之后，最开始执行的是设备初始化程序，完成微控制处理器的初始化和各个外设的初始化。</w:t>
      </w:r>
    </w:p>
    <w:p w:rsidR="005A5F50" w:rsidRDefault="005A5F50" w:rsidP="00D13DFB">
      <w:pPr>
        <w:pStyle w:val="2"/>
      </w:pPr>
      <w:bookmarkStart w:id="105" w:name="_Toc40520507"/>
      <w:bookmarkStart w:id="106" w:name="_Toc40783257"/>
      <w:r>
        <w:rPr>
          <w:rFonts w:hint="eastAsia"/>
        </w:rPr>
        <w:t>STM32</w:t>
      </w:r>
      <w:r>
        <w:rPr>
          <w:rFonts w:hint="eastAsia"/>
        </w:rPr>
        <w:t>外设库与</w:t>
      </w:r>
      <w:r>
        <w:rPr>
          <w:rFonts w:hint="eastAsia"/>
        </w:rPr>
        <w:t>Keil</w:t>
      </w:r>
      <w:r>
        <w:rPr>
          <w:rFonts w:hint="eastAsia"/>
        </w:rPr>
        <w:t>工具介绍</w:t>
      </w:r>
      <w:bookmarkEnd w:id="105"/>
      <w:bookmarkEnd w:id="106"/>
    </w:p>
    <w:p w:rsidR="005A5F50" w:rsidRDefault="005A5F50" w:rsidP="000B1CD8">
      <w:pPr>
        <w:pStyle w:val="3"/>
        <w:ind w:firstLine="480"/>
      </w:pPr>
      <w:bookmarkStart w:id="107" w:name="_Toc40520508"/>
      <w:bookmarkStart w:id="108" w:name="_Toc40783258"/>
      <w:r w:rsidRPr="00C87FF0">
        <w:rPr>
          <w:rFonts w:hint="eastAsia"/>
        </w:rPr>
        <w:t>STM32</w:t>
      </w:r>
      <w:r w:rsidRPr="00C87FF0">
        <w:rPr>
          <w:rFonts w:hint="eastAsia"/>
        </w:rPr>
        <w:t>标准外设库介绍</w:t>
      </w:r>
      <w:bookmarkEnd w:id="107"/>
      <w:bookmarkEnd w:id="108"/>
    </w:p>
    <w:p w:rsidR="005A5F50" w:rsidRDefault="005A5F50" w:rsidP="005A5F50">
      <w:pPr>
        <w:pStyle w:val="ae"/>
      </w:pPr>
      <w:r>
        <w:rPr>
          <w:rFonts w:hint="eastAsia"/>
        </w:rPr>
        <w:t>STM32</w:t>
      </w:r>
      <w:r>
        <w:rPr>
          <w:rFonts w:hint="eastAsia"/>
        </w:rPr>
        <w:t>标准外设库是一个固件函数包，它由程序、数据结构和宏组成，包括了微控制器所有外设的性能特征。该函数库还包括每一个外设的驱动描述和应用实例，为开发者访问底层硬件提供了一个中间</w:t>
      </w:r>
      <w:r>
        <w:rPr>
          <w:rFonts w:hint="eastAsia"/>
        </w:rPr>
        <w:t>API</w:t>
      </w:r>
      <w:r>
        <w:rPr>
          <w:rFonts w:hint="eastAsia"/>
        </w:rPr>
        <w:t>，通过使用固件函数库，开发者无需深入掌握底层硬件细节，就可以应用每一个外设。因此，使用固态函数库可以大大减少用户的程序编写时间，进而降低开发成本。每个外设驱动都由一组函数组成，这组函数覆盖了该外设所有功能。每个器件的开发都由一个通用</w:t>
      </w:r>
      <w:r>
        <w:rPr>
          <w:rFonts w:hint="eastAsia"/>
        </w:rPr>
        <w:t>API</w:t>
      </w:r>
      <w:r>
        <w:rPr>
          <w:rFonts w:hint="eastAsia"/>
        </w:rPr>
        <w:t>驱动，</w:t>
      </w:r>
      <w:r>
        <w:rPr>
          <w:rFonts w:hint="eastAsia"/>
        </w:rPr>
        <w:t>API</w:t>
      </w:r>
      <w:r>
        <w:rPr>
          <w:rFonts w:hint="eastAsia"/>
        </w:rPr>
        <w:t>对该驱动程序的结构，函数和参数名称都进行了标准化。</w:t>
      </w:r>
    </w:p>
    <w:p w:rsidR="005A5F50" w:rsidRDefault="005A5F50" w:rsidP="000B1CD8">
      <w:pPr>
        <w:pStyle w:val="3"/>
        <w:ind w:firstLine="480"/>
      </w:pPr>
      <w:bookmarkStart w:id="109" w:name="_Toc40520509"/>
      <w:bookmarkStart w:id="110" w:name="_Toc40783259"/>
      <w:r w:rsidRPr="00C87FF0">
        <w:rPr>
          <w:rFonts w:hint="eastAsia"/>
        </w:rPr>
        <w:t>Keil uVision5</w:t>
      </w:r>
      <w:r w:rsidRPr="00C87FF0">
        <w:rPr>
          <w:rFonts w:hint="eastAsia"/>
        </w:rPr>
        <w:t>编译工具</w:t>
      </w:r>
      <w:commentRangeStart w:id="111"/>
      <w:r w:rsidRPr="00C87FF0">
        <w:rPr>
          <w:rFonts w:hint="eastAsia"/>
        </w:rPr>
        <w:t>介绍</w:t>
      </w:r>
      <w:bookmarkEnd w:id="109"/>
      <w:bookmarkEnd w:id="110"/>
      <w:commentRangeEnd w:id="111"/>
      <w:r w:rsidR="0051451C">
        <w:rPr>
          <w:rStyle w:val="aff3"/>
          <w:rFonts w:asciiTheme="minorHAnsi" w:eastAsiaTheme="minorEastAsia" w:hAnsiTheme="minorHAnsi" w:cstheme="minorBidi"/>
        </w:rPr>
        <w:commentReference w:id="111"/>
      </w:r>
    </w:p>
    <w:p w:rsidR="005A5F50" w:rsidRDefault="005A5F50" w:rsidP="005A5F50">
      <w:pPr>
        <w:pStyle w:val="ae"/>
      </w:pPr>
      <w:r>
        <w:rPr>
          <w:rFonts w:hint="eastAsia"/>
        </w:rPr>
        <w:t>本设计编程软件为</w:t>
      </w:r>
      <w:r>
        <w:rPr>
          <w:rFonts w:hint="eastAsia"/>
        </w:rPr>
        <w:t>Keil uVision5</w:t>
      </w:r>
      <w:r>
        <w:rPr>
          <w:rFonts w:hint="eastAsia"/>
        </w:rPr>
        <w:t>简称</w:t>
      </w:r>
      <w:r>
        <w:rPr>
          <w:rFonts w:hint="eastAsia"/>
        </w:rPr>
        <w:t>KEIL5</w:t>
      </w:r>
      <w:r>
        <w:rPr>
          <w:rFonts w:hint="eastAsia"/>
        </w:rPr>
        <w:t>版本，</w:t>
      </w:r>
      <w:r>
        <w:rPr>
          <w:rFonts w:hint="eastAsia"/>
        </w:rPr>
        <w:t>uVision</w:t>
      </w:r>
      <w:r>
        <w:rPr>
          <w:rFonts w:hint="eastAsia"/>
        </w:rPr>
        <w:t>是一个</w:t>
      </w:r>
      <w:r>
        <w:rPr>
          <w:rFonts w:hint="eastAsia"/>
        </w:rPr>
        <w:t>KEIL</w:t>
      </w:r>
      <w:r>
        <w:rPr>
          <w:rFonts w:hint="eastAsia"/>
        </w:rPr>
        <w:t>公司开发的集成开发环境。</w:t>
      </w:r>
      <w:r>
        <w:rPr>
          <w:rFonts w:hint="eastAsia"/>
        </w:rPr>
        <w:t>Keil MDK</w:t>
      </w:r>
      <w:r>
        <w:rPr>
          <w:rFonts w:hint="eastAsia"/>
        </w:rPr>
        <w:t>它是德国知名软件公司</w:t>
      </w:r>
      <w:r>
        <w:rPr>
          <w:rFonts w:hint="eastAsia"/>
        </w:rPr>
        <w:t>Keil</w:t>
      </w:r>
      <w:r>
        <w:rPr>
          <w:rFonts w:hint="eastAsia"/>
        </w:rPr>
        <w:t>开发的微控制器软件开发平台。</w:t>
      </w:r>
    </w:p>
    <w:p w:rsidR="005A5F50" w:rsidRDefault="005A5F50" w:rsidP="005A5F50">
      <w:pPr>
        <w:pStyle w:val="ae"/>
      </w:pPr>
      <w:r>
        <w:rPr>
          <w:rFonts w:hint="eastAsia"/>
        </w:rPr>
        <w:t>最新的</w:t>
      </w:r>
      <w:r>
        <w:rPr>
          <w:rFonts w:hint="eastAsia"/>
        </w:rPr>
        <w:t>Keil MDK5</w:t>
      </w:r>
      <w:r>
        <w:rPr>
          <w:rFonts w:hint="eastAsia"/>
        </w:rPr>
        <w:t>依然提供了编译器、编译器、安装包和调试跟踪，主要新增包管理器功能，支持</w:t>
      </w:r>
      <w:r>
        <w:rPr>
          <w:rFonts w:hint="eastAsia"/>
        </w:rPr>
        <w:t>LWIP</w:t>
      </w:r>
      <w:r>
        <w:rPr>
          <w:rFonts w:hint="eastAsia"/>
        </w:rPr>
        <w:t>，其</w:t>
      </w:r>
      <w:r>
        <w:rPr>
          <w:rFonts w:hint="eastAsia"/>
        </w:rPr>
        <w:t>SWD</w:t>
      </w:r>
      <w:r>
        <w:rPr>
          <w:rFonts w:hint="eastAsia"/>
        </w:rPr>
        <w:t>接口下载速度也是上一代产品的</w:t>
      </w:r>
      <w:r>
        <w:rPr>
          <w:rFonts w:hint="eastAsia"/>
        </w:rPr>
        <w:t>5</w:t>
      </w:r>
      <w:r>
        <w:rPr>
          <w:rFonts w:hint="eastAsia"/>
        </w:rPr>
        <w:t>倍，</w:t>
      </w:r>
      <w:r>
        <w:rPr>
          <w:rFonts w:hint="eastAsia"/>
        </w:rPr>
        <w:lastRenderedPageBreak/>
        <w:t>同时</w:t>
      </w:r>
      <w:r>
        <w:rPr>
          <w:rFonts w:hint="eastAsia"/>
        </w:rPr>
        <w:t>MDK5</w:t>
      </w:r>
      <w:r>
        <w:rPr>
          <w:rFonts w:hint="eastAsia"/>
        </w:rPr>
        <w:t>与之前版本不同，由</w:t>
      </w:r>
      <w:r>
        <w:rPr>
          <w:rFonts w:hint="eastAsia"/>
        </w:rPr>
        <w:t>MDK</w:t>
      </w:r>
      <w:r>
        <w:rPr>
          <w:rFonts w:hint="eastAsia"/>
        </w:rPr>
        <w:t>核心和软件包两部分构成</w:t>
      </w:r>
      <w:r>
        <w:rPr>
          <w:rFonts w:hint="eastAsia"/>
        </w:rPr>
        <w:t>KeilMDK5</w:t>
      </w:r>
      <w:r>
        <w:rPr>
          <w:rFonts w:hint="eastAsia"/>
        </w:rPr>
        <w:t>，其中</w:t>
      </w:r>
      <w:r>
        <w:rPr>
          <w:rFonts w:hint="eastAsia"/>
        </w:rPr>
        <w:t>MDK</w:t>
      </w:r>
      <w:r>
        <w:rPr>
          <w:rFonts w:hint="eastAsia"/>
        </w:rPr>
        <w:t>核心要包含集成开发环境</w:t>
      </w:r>
      <w:r>
        <w:rPr>
          <w:rFonts w:hint="eastAsia"/>
        </w:rPr>
        <w:t>uVision5 IDE</w:t>
      </w:r>
      <w:r>
        <w:rPr>
          <w:rFonts w:hint="eastAsia"/>
        </w:rPr>
        <w:t>和</w:t>
      </w:r>
      <w:r>
        <w:rPr>
          <w:rFonts w:hint="eastAsia"/>
        </w:rPr>
        <w:t>5</w:t>
      </w:r>
      <w:r>
        <w:rPr>
          <w:rFonts w:hint="eastAsia"/>
        </w:rPr>
        <w:t>代</w:t>
      </w:r>
      <w:r>
        <w:rPr>
          <w:rFonts w:hint="eastAsia"/>
        </w:rPr>
        <w:t>ARM</w:t>
      </w:r>
      <w:r>
        <w:rPr>
          <w:rFonts w:hint="eastAsia"/>
        </w:rPr>
        <w:t>编译器，软件包相对独立，可以在</w:t>
      </w:r>
      <w:r>
        <w:rPr>
          <w:rFonts w:hint="eastAsia"/>
        </w:rPr>
        <w:t>MDK</w:t>
      </w:r>
      <w:r>
        <w:rPr>
          <w:rFonts w:hint="eastAsia"/>
        </w:rPr>
        <w:t>核心不更换的情况下，单独对设备支持包和中间件进行管理和更新包，</w:t>
      </w:r>
      <w:r>
        <w:rPr>
          <w:rFonts w:hint="eastAsia"/>
        </w:rPr>
        <w:t>KEIL5</w:t>
      </w:r>
      <w:r>
        <w:rPr>
          <w:rFonts w:hint="eastAsia"/>
        </w:rPr>
        <w:t>对</w:t>
      </w:r>
      <w:r>
        <w:rPr>
          <w:rFonts w:hint="eastAsia"/>
        </w:rPr>
        <w:t>Cortex-M</w:t>
      </w:r>
      <w:r>
        <w:rPr>
          <w:rFonts w:hint="eastAsia"/>
        </w:rPr>
        <w:t>、</w:t>
      </w:r>
      <w:r>
        <w:rPr>
          <w:rFonts w:hint="eastAsia"/>
        </w:rPr>
        <w:t>Cortex-R4</w:t>
      </w:r>
      <w:r>
        <w:rPr>
          <w:rFonts w:hint="eastAsia"/>
        </w:rPr>
        <w:t>、</w:t>
      </w:r>
      <w:r>
        <w:rPr>
          <w:rFonts w:hint="eastAsia"/>
        </w:rPr>
        <w:t>ARM7</w:t>
      </w:r>
      <w:r>
        <w:rPr>
          <w:rFonts w:hint="eastAsia"/>
        </w:rPr>
        <w:t>和</w:t>
      </w:r>
      <w:r>
        <w:rPr>
          <w:rFonts w:hint="eastAsia"/>
        </w:rPr>
        <w:t>ARM9</w:t>
      </w:r>
      <w:r>
        <w:rPr>
          <w:rFonts w:hint="eastAsia"/>
        </w:rPr>
        <w:t>系列器件完美支持，集成开发环境，仿真环境和调试器，并内置</w:t>
      </w:r>
      <w:r>
        <w:rPr>
          <w:rFonts w:hint="eastAsia"/>
        </w:rPr>
        <w:t>ARM C/C++</w:t>
      </w:r>
      <w:r>
        <w:rPr>
          <w:rFonts w:hint="eastAsia"/>
        </w:rPr>
        <w:t>编译工具链，给代码开发带来了极大方便。</w:t>
      </w:r>
    </w:p>
    <w:p w:rsidR="005A5F50" w:rsidRPr="00F7080D" w:rsidRDefault="005A5F50" w:rsidP="00D13DFB">
      <w:pPr>
        <w:pStyle w:val="2"/>
        <w:rPr>
          <w:highlight w:val="yellow"/>
          <w:rPrChange w:id="112" w:author="匿名" w:date="2020-05-19T18:36:00Z">
            <w:rPr/>
          </w:rPrChange>
        </w:rPr>
      </w:pPr>
      <w:bookmarkStart w:id="113" w:name="_Toc40520510"/>
      <w:bookmarkStart w:id="114" w:name="_Toc40783260"/>
      <w:r w:rsidRPr="00F7080D">
        <w:rPr>
          <w:rFonts w:hint="eastAsia"/>
          <w:highlight w:val="yellow"/>
          <w:rPrChange w:id="115" w:author="匿名" w:date="2020-05-19T18:36:00Z">
            <w:rPr>
              <w:rFonts w:hint="eastAsia"/>
            </w:rPr>
          </w:rPrChange>
        </w:rPr>
        <w:t>微控制电路、程序设计</w:t>
      </w:r>
      <w:bookmarkEnd w:id="113"/>
      <w:bookmarkEnd w:id="114"/>
    </w:p>
    <w:p w:rsidR="005A5F50" w:rsidRDefault="005A5F50" w:rsidP="005A5F50">
      <w:pPr>
        <w:pStyle w:val="ae"/>
      </w:pPr>
      <w:r>
        <w:rPr>
          <w:rFonts w:hint="eastAsia"/>
        </w:rPr>
        <w:t>STM32</w:t>
      </w:r>
      <w:r>
        <w:rPr>
          <w:rFonts w:hint="eastAsia"/>
        </w:rPr>
        <w:t>作为意法半导体的</w:t>
      </w:r>
      <w:r>
        <w:rPr>
          <w:rFonts w:hint="eastAsia"/>
        </w:rPr>
        <w:t>32</w:t>
      </w:r>
      <w:r>
        <w:rPr>
          <w:rFonts w:hint="eastAsia"/>
        </w:rPr>
        <w:t>位微控制器随着后缀名不同也代表着不同的含义。</w:t>
      </w:r>
      <w:r>
        <w:rPr>
          <w:rFonts w:hint="eastAsia"/>
        </w:rPr>
        <w:t>STM32F103C8T6</w:t>
      </w:r>
      <w:r>
        <w:rPr>
          <w:rFonts w:hint="eastAsia"/>
        </w:rPr>
        <w:t>中，</w:t>
      </w:r>
      <w:r>
        <w:rPr>
          <w:rFonts w:hint="eastAsia"/>
        </w:rPr>
        <w:t>F</w:t>
      </w:r>
      <w:r>
        <w:rPr>
          <w:rFonts w:hint="eastAsia"/>
        </w:rPr>
        <w:t>表示此款单片机为通用型；</w:t>
      </w:r>
      <w:r>
        <w:rPr>
          <w:rFonts w:hint="eastAsia"/>
        </w:rPr>
        <w:t>103</w:t>
      </w:r>
      <w:r>
        <w:rPr>
          <w:rFonts w:hint="eastAsia"/>
        </w:rPr>
        <w:t>代表着此款单片机为</w:t>
      </w:r>
      <w:r>
        <w:rPr>
          <w:rFonts w:hint="eastAsia"/>
        </w:rPr>
        <w:t>ARMCortex-M3</w:t>
      </w:r>
      <w:r>
        <w:rPr>
          <w:rFonts w:hint="eastAsia"/>
        </w:rPr>
        <w:t>内核的增强系列；</w:t>
      </w:r>
      <w:r>
        <w:rPr>
          <w:rFonts w:hint="eastAsia"/>
        </w:rPr>
        <w:t>C</w:t>
      </w:r>
      <w:r>
        <w:rPr>
          <w:rFonts w:hint="eastAsia"/>
        </w:rPr>
        <w:t>表示单片机共有</w:t>
      </w:r>
      <w:r>
        <w:rPr>
          <w:rFonts w:hint="eastAsia"/>
        </w:rPr>
        <w:t>48</w:t>
      </w:r>
      <w:r>
        <w:rPr>
          <w:rFonts w:hint="eastAsia"/>
        </w:rPr>
        <w:t>个引脚；</w:t>
      </w:r>
      <w:r>
        <w:rPr>
          <w:rFonts w:hint="eastAsia"/>
        </w:rPr>
        <w:t>8</w:t>
      </w:r>
      <w:r>
        <w:rPr>
          <w:rFonts w:hint="eastAsia"/>
        </w:rPr>
        <w:t>则代表单片机中的高速存储器为</w:t>
      </w:r>
      <w:r>
        <w:rPr>
          <w:rFonts w:hint="eastAsia"/>
        </w:rPr>
        <w:t>64KB</w:t>
      </w:r>
      <w:r>
        <w:rPr>
          <w:rFonts w:hint="eastAsia"/>
        </w:rPr>
        <w:t>；</w:t>
      </w:r>
      <w:r>
        <w:rPr>
          <w:rFonts w:hint="eastAsia"/>
        </w:rPr>
        <w:t>C</w:t>
      </w:r>
      <w:r>
        <w:rPr>
          <w:rFonts w:hint="eastAsia"/>
        </w:rPr>
        <w:t>代表着引脚封装为</w:t>
      </w:r>
      <w:r>
        <w:rPr>
          <w:rFonts w:hint="eastAsia"/>
        </w:rPr>
        <w:t>LQFP</w:t>
      </w:r>
      <w:r>
        <w:rPr>
          <w:rFonts w:hint="eastAsia"/>
        </w:rPr>
        <w:t>封装；</w:t>
      </w:r>
      <w:r>
        <w:rPr>
          <w:rFonts w:hint="eastAsia"/>
        </w:rPr>
        <w:t>6</w:t>
      </w:r>
      <w:r>
        <w:rPr>
          <w:rFonts w:hint="eastAsia"/>
        </w:rPr>
        <w:t>表示单片机正常工作的温度范围为工业级零下四十摄氏度到八十五摄氏度。</w:t>
      </w:r>
    </w:p>
    <w:p w:rsidR="005A5F50" w:rsidRDefault="005A5F50" w:rsidP="005A5F50">
      <w:pPr>
        <w:pStyle w:val="ae"/>
      </w:pPr>
      <w:r>
        <w:rPr>
          <w:rFonts w:hint="eastAsia"/>
        </w:rPr>
        <w:t>本设计采用意法半导体公司的</w:t>
      </w:r>
      <w:r>
        <w:rPr>
          <w:rFonts w:hint="eastAsia"/>
        </w:rPr>
        <w:t>STM32F103C8T6</w:t>
      </w:r>
      <w:r>
        <w:rPr>
          <w:rFonts w:hint="eastAsia"/>
        </w:rPr>
        <w:t>处理器为主控制器。它是一款基于</w:t>
      </w:r>
      <w:r>
        <w:rPr>
          <w:rFonts w:hint="eastAsia"/>
        </w:rPr>
        <w:t>Cortex-M3</w:t>
      </w:r>
      <w:r>
        <w:rPr>
          <w:rFonts w:hint="eastAsia"/>
        </w:rPr>
        <w:t>的</w:t>
      </w:r>
      <w:r>
        <w:rPr>
          <w:rFonts w:hint="eastAsia"/>
        </w:rPr>
        <w:t>32</w:t>
      </w:r>
      <w:r>
        <w:rPr>
          <w:rFonts w:hint="eastAsia"/>
        </w:rPr>
        <w:t>位处理器。运算处理速度快，可以实时处理传感器采集上来的各种数据，并且主控制器和蓝牙模块连接，利用串口将数据实时发送到系统后台，在电脑端可以实时显示设备的整体状态，它是整个控制系统</w:t>
      </w:r>
      <w:commentRangeStart w:id="116"/>
      <w:r>
        <w:rPr>
          <w:rFonts w:hint="eastAsia"/>
        </w:rPr>
        <w:t>核心</w:t>
      </w:r>
      <w:commentRangeEnd w:id="116"/>
      <w:r w:rsidR="00F7080D">
        <w:rPr>
          <w:rStyle w:val="aff3"/>
          <w:rFonts w:asciiTheme="minorHAnsi" w:eastAsiaTheme="minorEastAsia" w:hAnsiTheme="minorHAnsi"/>
        </w:rPr>
        <w:commentReference w:id="116"/>
      </w:r>
      <w:r>
        <w:rPr>
          <w:rFonts w:hint="eastAsia"/>
        </w:rPr>
        <w:t>。</w:t>
      </w:r>
    </w:p>
    <w:p w:rsidR="005A5F50" w:rsidRDefault="005A5F50" w:rsidP="00D13DFB">
      <w:pPr>
        <w:pStyle w:val="2"/>
      </w:pPr>
      <w:bookmarkStart w:id="117" w:name="_Toc40520511"/>
      <w:bookmarkStart w:id="118" w:name="_Toc40783261"/>
      <w:r>
        <w:rPr>
          <w:rFonts w:hint="eastAsia"/>
        </w:rPr>
        <w:t>语音识别模块程序设计</w:t>
      </w:r>
      <w:bookmarkEnd w:id="117"/>
      <w:bookmarkEnd w:id="118"/>
    </w:p>
    <w:p w:rsidR="005A5F50" w:rsidRDefault="005A5F50" w:rsidP="005A5F50">
      <w:pPr>
        <w:pStyle w:val="ae"/>
      </w:pPr>
      <w:r>
        <w:rPr>
          <w:rFonts w:hint="eastAsia"/>
        </w:rPr>
        <w:t>基于</w:t>
      </w:r>
      <w:r>
        <w:rPr>
          <w:rFonts w:hint="eastAsia"/>
        </w:rPr>
        <w:t>LD3320</w:t>
      </w:r>
      <w:r>
        <w:rPr>
          <w:rFonts w:hint="eastAsia"/>
        </w:rPr>
        <w:t>的语音识别系统是一个可很好体现人机交互便捷性的系统，不仅在于有比较稳定的识别效果，同时还体现了离线识别的优势和很好地规避了其缺点。</w:t>
      </w:r>
    </w:p>
    <w:p w:rsidR="005A5F50" w:rsidRDefault="005A5F50" w:rsidP="005A5F50">
      <w:pPr>
        <w:pStyle w:val="ae"/>
      </w:pPr>
      <w:r>
        <w:rPr>
          <w:rFonts w:hint="eastAsia"/>
        </w:rPr>
        <w:t>其中开始主要是几个主要模块的初始化工作，将芯片</w:t>
      </w:r>
      <w:r>
        <w:rPr>
          <w:rFonts w:hint="eastAsia"/>
        </w:rPr>
        <w:t>LD3320</w:t>
      </w:r>
      <w:r>
        <w:rPr>
          <w:rFonts w:hint="eastAsia"/>
        </w:rPr>
        <w:t>进行初始化，将单片机与计算机之间的串口通讯进行配置，主要内容包括设置串口序列，将波</w:t>
      </w:r>
      <w:bookmarkStart w:id="119" w:name="_GoBack"/>
      <w:bookmarkEnd w:id="119"/>
      <w:r>
        <w:rPr>
          <w:rFonts w:hint="eastAsia"/>
        </w:rPr>
        <w:t>特率设置为</w:t>
      </w:r>
      <w:r>
        <w:rPr>
          <w:rFonts w:hint="eastAsia"/>
        </w:rPr>
        <w:t>19200</w:t>
      </w:r>
      <w:r>
        <w:rPr>
          <w:rFonts w:hint="eastAsia"/>
        </w:rPr>
        <w:t>，数据位设为</w:t>
      </w:r>
      <w:r>
        <w:rPr>
          <w:rFonts w:hint="eastAsia"/>
        </w:rPr>
        <w:t>8</w:t>
      </w:r>
      <w:r>
        <w:rPr>
          <w:rFonts w:hint="eastAsia"/>
        </w:rPr>
        <w:t>位，停止位是</w:t>
      </w:r>
      <w:r>
        <w:rPr>
          <w:rFonts w:hint="eastAsia"/>
        </w:rPr>
        <w:t>1</w:t>
      </w:r>
      <w:r>
        <w:rPr>
          <w:rFonts w:hint="eastAsia"/>
        </w:rPr>
        <w:t>位，流控和奇偶校验位都是无，并旦数据的接受和发送格式都是以</w:t>
      </w:r>
      <w:r>
        <w:rPr>
          <w:rFonts w:hint="eastAsia"/>
        </w:rPr>
        <w:t>ASCII</w:t>
      </w:r>
      <w:r>
        <w:rPr>
          <w:rFonts w:hint="eastAsia"/>
        </w:rPr>
        <w:t>的格式进行。</w:t>
      </w:r>
    </w:p>
    <w:p w:rsidR="005A5F50" w:rsidRDefault="005A5F50" w:rsidP="005A5F50">
      <w:pPr>
        <w:pStyle w:val="ae"/>
      </w:pPr>
      <w:r>
        <w:rPr>
          <w:rFonts w:hint="eastAsia"/>
        </w:rPr>
        <w:t>初始配置结束之后，开始进入正常的运行工作，其中主要是一次正常的识别流程，识别流程中主要的识别步骤就是单片机读取存入的识别指令，然后将其写入识别芯片寄存器中，识别芯片会进行匹配工作，再将结果反馈给单片机。整个工作流程中，为了实现不通过烧写程序进行改写命令内容的功能，加入了一个中断功能，可以随时进行命令的修改，该功能主要是通过</w:t>
      </w:r>
      <w:r>
        <w:rPr>
          <w:rFonts w:hint="eastAsia"/>
        </w:rPr>
        <w:t>IIC</w:t>
      </w:r>
      <w:r>
        <w:rPr>
          <w:rFonts w:hint="eastAsia"/>
        </w:rPr>
        <w:t>总线协议进行实现的，在该功能开始执行时，内部的主程序全部停止等待该功能的执行结束。从而更新识别列表，单片机会再次将该列表读给芯片，同时芯片也会进行识别，再开始匹配，开始正常的识别工作。语音识别部分执行代码如下：</w:t>
      </w:r>
    </w:p>
    <w:p w:rsidR="005A5F50" w:rsidRDefault="005A5F50" w:rsidP="005A5F50">
      <w:pPr>
        <w:pStyle w:val="ae"/>
      </w:pPr>
      <w:r>
        <w:t>while(1)</w:t>
      </w:r>
    </w:p>
    <w:p w:rsidR="005A5F50" w:rsidRDefault="005A5F50" w:rsidP="005A5F50">
      <w:pPr>
        <w:pStyle w:val="ae"/>
      </w:pPr>
      <w:r>
        <w:lastRenderedPageBreak/>
        <w:tab/>
        <w:t>{</w:t>
      </w:r>
    </w:p>
    <w:p w:rsidR="005A5F50" w:rsidRDefault="005A5F50" w:rsidP="005A5F50">
      <w:pPr>
        <w:pStyle w:val="ae"/>
      </w:pPr>
      <w:r>
        <w:rPr>
          <w:rFonts w:hint="eastAsia"/>
        </w:rPr>
        <w:tab/>
      </w:r>
      <w:r>
        <w:rPr>
          <w:rFonts w:hint="eastAsia"/>
        </w:rPr>
        <w:tab/>
        <w:t>if(YuYin_RX_STA == 1)//</w:t>
      </w:r>
      <w:r>
        <w:rPr>
          <w:rFonts w:hint="eastAsia"/>
        </w:rPr>
        <w:t>收到语音指令</w:t>
      </w:r>
    </w:p>
    <w:p w:rsidR="005A5F50" w:rsidRDefault="005A5F50" w:rsidP="005A5F50">
      <w:pPr>
        <w:pStyle w:val="ae"/>
      </w:pPr>
      <w:r>
        <w:tab/>
      </w:r>
      <w:r>
        <w:tab/>
        <w:t>{</w:t>
      </w:r>
    </w:p>
    <w:p w:rsidR="005A5F50" w:rsidRDefault="005A5F50" w:rsidP="005A5F50">
      <w:pPr>
        <w:pStyle w:val="ae"/>
      </w:pPr>
      <w:r>
        <w:tab/>
      </w:r>
      <w:r>
        <w:tab/>
      </w:r>
      <w:r>
        <w:tab/>
        <w:t>if(MP3_State() == 0)</w:t>
      </w:r>
    </w:p>
    <w:p w:rsidR="005A5F50" w:rsidRDefault="005A5F50" w:rsidP="005A5F50">
      <w:pPr>
        <w:pStyle w:val="ae"/>
      </w:pPr>
      <w:r>
        <w:tab/>
      </w:r>
      <w:r>
        <w:tab/>
      </w:r>
      <w:r>
        <w:tab/>
        <w:t>{</w:t>
      </w:r>
    </w:p>
    <w:p w:rsidR="005A5F50" w:rsidRDefault="005A5F50" w:rsidP="005A5F50">
      <w:pPr>
        <w:pStyle w:val="ae"/>
      </w:pPr>
      <w:r>
        <w:rPr>
          <w:rFonts w:hint="eastAsia"/>
        </w:rPr>
        <w:tab/>
      </w:r>
      <w:r>
        <w:rPr>
          <w:rFonts w:hint="eastAsia"/>
        </w:rPr>
        <w:tab/>
      </w:r>
      <w:r>
        <w:rPr>
          <w:rFonts w:hint="eastAsia"/>
        </w:rPr>
        <w:tab/>
      </w:r>
      <w:r>
        <w:rPr>
          <w:rFonts w:hint="eastAsia"/>
        </w:rPr>
        <w:tab/>
        <w:t>if(YuYin_RX_CMD=='a' || YuYin_RX_CMD=='b')//</w:t>
      </w:r>
      <w:r>
        <w:rPr>
          <w:rFonts w:hint="eastAsia"/>
        </w:rPr>
        <w:t>唤醒</w:t>
      </w:r>
    </w:p>
    <w:p w:rsidR="005A5F50" w:rsidRDefault="005A5F50" w:rsidP="005A5F50">
      <w:pPr>
        <w:pStyle w:val="ae"/>
      </w:pPr>
      <w:r>
        <w:tab/>
      </w:r>
      <w:r>
        <w:tab/>
      </w:r>
      <w:r>
        <w:tab/>
      </w:r>
      <w:r>
        <w:tab/>
        <w:t>{</w:t>
      </w:r>
    </w:p>
    <w:p w:rsidR="005A5F50" w:rsidRDefault="005A5F50" w:rsidP="005A5F50">
      <w:pPr>
        <w:pStyle w:val="ae"/>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rsidR="005A5F50" w:rsidRDefault="005A5F50" w:rsidP="005A5F50">
      <w:pPr>
        <w:pStyle w:val="ae"/>
      </w:pPr>
      <w:r>
        <w:tab/>
      </w:r>
      <w:r>
        <w:tab/>
      </w:r>
      <w:r>
        <w:tab/>
      </w:r>
      <w:r>
        <w:tab/>
      </w:r>
      <w:r>
        <w:tab/>
        <w:t>MP3_Star(5);</w:t>
      </w:r>
    </w:p>
    <w:p w:rsidR="005A5F50" w:rsidRDefault="005A5F50" w:rsidP="005A5F50">
      <w:pPr>
        <w:pStyle w:val="ae"/>
      </w:pPr>
      <w:r>
        <w:tab/>
      </w:r>
      <w:r>
        <w:tab/>
      </w:r>
      <w:r>
        <w:tab/>
      </w:r>
      <w:r>
        <w:tab/>
      </w:r>
      <w:r>
        <w:tab/>
        <w:t>delay_ms(1500);</w:t>
      </w:r>
    </w:p>
    <w:p w:rsidR="005A5F50" w:rsidRDefault="005A5F50" w:rsidP="005A5F50">
      <w:pPr>
        <w:pStyle w:val="ae"/>
      </w:pPr>
      <w:r>
        <w:tab/>
      </w:r>
      <w:r>
        <w:tab/>
      </w:r>
      <w:r>
        <w:tab/>
      </w:r>
      <w:r>
        <w:tab/>
      </w:r>
      <w:r>
        <w:tab/>
        <w:t>delay_ms(1500);</w:t>
      </w:r>
      <w:r>
        <w:tab/>
      </w:r>
      <w:r>
        <w:tab/>
      </w:r>
      <w:r>
        <w:tab/>
      </w:r>
      <w:r>
        <w:tab/>
      </w:r>
      <w:r>
        <w:tab/>
      </w:r>
    </w:p>
    <w:p w:rsidR="005A5F50" w:rsidRDefault="005A5F50" w:rsidP="005A5F50">
      <w:pPr>
        <w:pStyle w:val="ae"/>
      </w:pPr>
      <w:r>
        <w:tab/>
      </w:r>
      <w:r>
        <w:tab/>
      </w:r>
      <w:r>
        <w:tab/>
      </w:r>
      <w:r>
        <w:tab/>
        <w:t>}</w:t>
      </w:r>
    </w:p>
    <w:p w:rsidR="005A5F50" w:rsidRDefault="005A5F50" w:rsidP="005A5F50">
      <w:pPr>
        <w:pStyle w:val="ae"/>
      </w:pPr>
      <w:r>
        <w:tab/>
      </w:r>
      <w:r>
        <w:tab/>
      </w:r>
      <w:r>
        <w:tab/>
      </w:r>
      <w:r>
        <w:tab/>
        <w:t>else if(WakeUp_Flag == 1)</w:t>
      </w:r>
    </w:p>
    <w:p w:rsidR="005A5F50" w:rsidRDefault="005A5F50" w:rsidP="005A5F50">
      <w:pPr>
        <w:pStyle w:val="ae"/>
      </w:pPr>
      <w:r>
        <w:tab/>
      </w:r>
      <w:r>
        <w:tab/>
      </w:r>
      <w:r>
        <w:tab/>
      </w:r>
      <w:r>
        <w:tab/>
        <w:t>{</w:t>
      </w:r>
    </w:p>
    <w:p w:rsidR="005A5F50" w:rsidRDefault="005A5F50" w:rsidP="005A5F50">
      <w:pPr>
        <w:pStyle w:val="ae"/>
      </w:pPr>
      <w:r>
        <w:tab/>
      </w:r>
      <w:r>
        <w:tab/>
      </w:r>
      <w:r>
        <w:tab/>
      </w:r>
      <w:r>
        <w:tab/>
      </w:r>
      <w:r>
        <w:tab/>
        <w:t>WakeUp_Flag=0;</w:t>
      </w:r>
    </w:p>
    <w:p w:rsidR="005A5F50" w:rsidRDefault="005A5F50" w:rsidP="005A5F50">
      <w:pPr>
        <w:pStyle w:val="ae"/>
      </w:pPr>
      <w:r>
        <w:tab/>
      </w:r>
      <w:r>
        <w:tab/>
      </w:r>
      <w:r>
        <w:tab/>
      </w:r>
      <w:r>
        <w:tab/>
      </w:r>
      <w:r>
        <w:tab/>
      </w:r>
    </w:p>
    <w:p w:rsidR="005A5F50" w:rsidRDefault="005A5F50" w:rsidP="005A5F50">
      <w:pPr>
        <w:pStyle w:val="ae"/>
      </w:pPr>
      <w:r>
        <w:rPr>
          <w:rFonts w:hint="eastAsia"/>
        </w:rPr>
        <w:tab/>
      </w:r>
      <w:r>
        <w:rPr>
          <w:rFonts w:hint="eastAsia"/>
        </w:rPr>
        <w:tab/>
      </w:r>
      <w:r>
        <w:rPr>
          <w:rFonts w:hint="eastAsia"/>
        </w:rPr>
        <w:tab/>
      </w:r>
      <w:r>
        <w:rPr>
          <w:rFonts w:hint="eastAsia"/>
        </w:rPr>
        <w:tab/>
      </w:r>
      <w:r>
        <w:rPr>
          <w:rFonts w:hint="eastAsia"/>
        </w:rPr>
        <w:tab/>
        <w:t>if(YuYin_RX_CMD%4 == 1)//</w:t>
      </w:r>
      <w:r>
        <w:rPr>
          <w:rFonts w:hint="eastAsia"/>
        </w:rPr>
        <w:t>厨余垃圾</w:t>
      </w:r>
    </w:p>
    <w:p w:rsidR="005A5F50" w:rsidRDefault="005A5F50" w:rsidP="005A5F50">
      <w:pPr>
        <w:pStyle w:val="ae"/>
      </w:pPr>
      <w:r>
        <w:tab/>
      </w:r>
      <w:r>
        <w:tab/>
      </w:r>
      <w:r>
        <w:tab/>
      </w:r>
      <w:r>
        <w:tab/>
      </w:r>
      <w:r>
        <w:tab/>
        <w:t>{</w:t>
      </w:r>
    </w:p>
    <w:p w:rsidR="005A5F50" w:rsidRDefault="005A5F50" w:rsidP="005A5F50">
      <w:pPr>
        <w:pStyle w:val="ae"/>
      </w:pPr>
      <w:r>
        <w:tab/>
      </w:r>
      <w:r>
        <w:tab/>
      </w:r>
      <w:r>
        <w:tab/>
      </w:r>
      <w:r>
        <w:tab/>
      </w:r>
      <w:r>
        <w:tab/>
      </w:r>
      <w:r>
        <w:tab/>
        <w:t>MP3_Star(1);</w:t>
      </w:r>
    </w:p>
    <w:p w:rsidR="005A5F50" w:rsidRDefault="005A5F50" w:rsidP="005A5F50">
      <w:pPr>
        <w:pStyle w:val="ae"/>
      </w:pPr>
      <w:r>
        <w:tab/>
      </w:r>
      <w:r>
        <w:tab/>
      </w:r>
      <w:r>
        <w:tab/>
      </w:r>
      <w:r>
        <w:tab/>
      </w:r>
      <w:r>
        <w:tab/>
      </w:r>
      <w:r>
        <w:tab/>
        <w:t>Target1 = 1;</w:t>
      </w:r>
    </w:p>
    <w:p w:rsidR="005A5F50" w:rsidRDefault="005A5F50" w:rsidP="009F3C99">
      <w:pPr>
        <w:pStyle w:val="ae"/>
      </w:pPr>
      <w:r>
        <w:tab/>
      </w:r>
      <w:r>
        <w:tab/>
      </w:r>
      <w:r>
        <w:tab/>
      </w:r>
      <w:r>
        <w:tab/>
      </w:r>
      <w:r>
        <w:tab/>
      </w:r>
      <w:r>
        <w:tab/>
        <w:t>Times1++;</w:t>
      </w:r>
    </w:p>
    <w:p w:rsidR="005A5F50" w:rsidRDefault="005A5F50" w:rsidP="005A5F50">
      <w:pPr>
        <w:pStyle w:val="ae"/>
      </w:pPr>
      <w:r>
        <w:tab/>
      </w:r>
      <w:r>
        <w:tab/>
      </w:r>
      <w:r>
        <w:tab/>
      </w:r>
      <w:r>
        <w:tab/>
      </w:r>
      <w:r>
        <w:tab/>
      </w:r>
      <w:r>
        <w:tab/>
        <w:t>if(Times1&gt;255)</w:t>
      </w:r>
    </w:p>
    <w:p w:rsidR="005A5F50" w:rsidRDefault="005A5F50" w:rsidP="005A5F50">
      <w:pPr>
        <w:pStyle w:val="ae"/>
      </w:pPr>
      <w:r>
        <w:tab/>
      </w:r>
      <w:r>
        <w:tab/>
      </w:r>
      <w:r>
        <w:tab/>
      </w:r>
      <w:r>
        <w:tab/>
      </w:r>
      <w:r>
        <w:tab/>
      </w:r>
      <w:r>
        <w:tab/>
      </w:r>
      <w:r>
        <w:tab/>
        <w:t>Times1=255;</w:t>
      </w:r>
    </w:p>
    <w:p w:rsidR="005A5F50" w:rsidRDefault="005A5F50" w:rsidP="005A5F50">
      <w:pPr>
        <w:pStyle w:val="ae"/>
      </w:pPr>
      <w:r>
        <w:tab/>
      </w:r>
      <w:r>
        <w:tab/>
      </w:r>
      <w:r>
        <w:tab/>
      </w:r>
      <w:r>
        <w:tab/>
      </w:r>
      <w:r>
        <w:tab/>
      </w:r>
      <w:r>
        <w:tab/>
        <w:t>SendBuff[6]=Times1;</w:t>
      </w:r>
      <w:r>
        <w:tab/>
      </w:r>
      <w:r>
        <w:tab/>
      </w:r>
      <w:r>
        <w:tab/>
      </w:r>
      <w:r>
        <w:tab/>
      </w:r>
      <w:r>
        <w:tab/>
      </w:r>
      <w:r>
        <w:tab/>
      </w:r>
    </w:p>
    <w:p w:rsidR="005A5F50" w:rsidRDefault="005A5F50" w:rsidP="005A5F50">
      <w:pPr>
        <w:pStyle w:val="ae"/>
      </w:pPr>
      <w:r>
        <w:tab/>
      </w:r>
      <w:r>
        <w:tab/>
      </w:r>
      <w:r>
        <w:tab/>
      </w:r>
      <w:r>
        <w:tab/>
      </w:r>
      <w:r>
        <w:tab/>
        <w:t>}</w:t>
      </w:r>
    </w:p>
    <w:p w:rsidR="005A5F50" w:rsidRDefault="005A5F50" w:rsidP="005A5F50">
      <w:pPr>
        <w:pStyle w:val="ae"/>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rsidR="005A5F50" w:rsidRDefault="005A5F50" w:rsidP="005A5F50">
      <w:pPr>
        <w:pStyle w:val="ae"/>
      </w:pPr>
      <w:r>
        <w:tab/>
      </w:r>
      <w:r>
        <w:tab/>
      </w:r>
      <w:r>
        <w:tab/>
      </w:r>
      <w:r>
        <w:tab/>
      </w:r>
      <w:r>
        <w:tab/>
        <w:t>{</w:t>
      </w:r>
    </w:p>
    <w:p w:rsidR="005A5F50" w:rsidRDefault="005A5F50" w:rsidP="005A5F50">
      <w:pPr>
        <w:pStyle w:val="ae"/>
      </w:pPr>
      <w:r>
        <w:tab/>
      </w:r>
      <w:r>
        <w:tab/>
      </w:r>
      <w:r>
        <w:tab/>
      </w:r>
      <w:r>
        <w:tab/>
      </w:r>
      <w:r>
        <w:tab/>
      </w:r>
      <w:r>
        <w:tab/>
        <w:t>MP3_Star(4);</w:t>
      </w:r>
    </w:p>
    <w:p w:rsidR="005A5F50" w:rsidRDefault="005A5F50" w:rsidP="005A5F50">
      <w:pPr>
        <w:pStyle w:val="ae"/>
      </w:pPr>
      <w:r>
        <w:tab/>
      </w:r>
      <w:r>
        <w:tab/>
      </w:r>
      <w:r>
        <w:tab/>
      </w:r>
      <w:r>
        <w:tab/>
      </w:r>
      <w:r>
        <w:tab/>
      </w:r>
      <w:r>
        <w:tab/>
        <w:t>Target4 = 1;</w:t>
      </w:r>
    </w:p>
    <w:p w:rsidR="005A5F50" w:rsidRDefault="005A5F50" w:rsidP="00C81AE4">
      <w:pPr>
        <w:pStyle w:val="ae"/>
      </w:pPr>
      <w:r>
        <w:tab/>
      </w:r>
      <w:r>
        <w:tab/>
      </w:r>
      <w:r>
        <w:tab/>
      </w:r>
      <w:r>
        <w:tab/>
      </w:r>
      <w:r>
        <w:tab/>
      </w:r>
      <w:r>
        <w:tab/>
        <w:t>Times4++;</w:t>
      </w:r>
    </w:p>
    <w:p w:rsidR="005A5F50" w:rsidRDefault="005A5F50" w:rsidP="005A5F50">
      <w:pPr>
        <w:pStyle w:val="ae"/>
      </w:pPr>
      <w:r>
        <w:tab/>
      </w:r>
      <w:r>
        <w:tab/>
      </w:r>
      <w:r>
        <w:tab/>
      </w:r>
      <w:r>
        <w:tab/>
      </w:r>
      <w:r>
        <w:tab/>
      </w:r>
      <w:r>
        <w:tab/>
        <w:t>if(Times4&gt;255)</w:t>
      </w:r>
    </w:p>
    <w:p w:rsidR="005A5F50" w:rsidRDefault="005A5F50" w:rsidP="005A5F50">
      <w:pPr>
        <w:pStyle w:val="ae"/>
      </w:pPr>
      <w:r>
        <w:tab/>
      </w:r>
      <w:r>
        <w:tab/>
      </w:r>
      <w:r>
        <w:tab/>
      </w:r>
      <w:r>
        <w:tab/>
      </w:r>
      <w:r>
        <w:tab/>
      </w:r>
      <w:r>
        <w:tab/>
      </w:r>
      <w:r>
        <w:tab/>
        <w:t>Times4=255;</w:t>
      </w:r>
    </w:p>
    <w:p w:rsidR="005A5F50" w:rsidRDefault="005A5F50" w:rsidP="005A5F50">
      <w:pPr>
        <w:pStyle w:val="ae"/>
      </w:pPr>
      <w:r>
        <w:tab/>
      </w:r>
      <w:r>
        <w:tab/>
      </w:r>
      <w:r>
        <w:tab/>
      </w:r>
      <w:r>
        <w:tab/>
      </w:r>
      <w:r>
        <w:tab/>
      </w:r>
      <w:r>
        <w:tab/>
        <w:t>SendBuff[9]=Times4;</w:t>
      </w:r>
      <w:r>
        <w:tab/>
      </w:r>
      <w:r>
        <w:tab/>
      </w:r>
      <w:r>
        <w:tab/>
      </w:r>
      <w:r>
        <w:tab/>
      </w:r>
      <w:r>
        <w:tab/>
      </w:r>
      <w:r>
        <w:tab/>
      </w:r>
    </w:p>
    <w:p w:rsidR="005A5F50" w:rsidRDefault="005A5F50" w:rsidP="005A5F50">
      <w:pPr>
        <w:pStyle w:val="ae"/>
      </w:pPr>
      <w:r>
        <w:tab/>
      </w:r>
      <w:r>
        <w:tab/>
      </w:r>
      <w:r>
        <w:tab/>
      </w:r>
      <w:r>
        <w:tab/>
      </w:r>
      <w:r>
        <w:tab/>
        <w:t>}</w:t>
      </w:r>
    </w:p>
    <w:p w:rsidR="005A5F50" w:rsidRDefault="005A5F50" w:rsidP="005A5F50">
      <w:pPr>
        <w:pStyle w:val="ae"/>
      </w:pPr>
      <w:r>
        <w:lastRenderedPageBreak/>
        <w:tab/>
      </w:r>
      <w:r>
        <w:tab/>
      </w:r>
      <w:r>
        <w:tab/>
      </w:r>
      <w:r>
        <w:tab/>
        <w:t>}</w:t>
      </w:r>
    </w:p>
    <w:p w:rsidR="005A5F50" w:rsidRDefault="005A5F50" w:rsidP="005A5F50">
      <w:pPr>
        <w:pStyle w:val="ae"/>
      </w:pPr>
      <w:r>
        <w:tab/>
      </w:r>
      <w:r>
        <w:tab/>
      </w:r>
      <w:r>
        <w:tab/>
        <w:t>}</w:t>
      </w:r>
    </w:p>
    <w:p w:rsidR="005A5F50" w:rsidRDefault="005A5F50" w:rsidP="005A5F50">
      <w:pPr>
        <w:pStyle w:val="ae"/>
      </w:pPr>
      <w:r>
        <w:tab/>
      </w:r>
      <w:r>
        <w:tab/>
      </w:r>
      <w:r>
        <w:tab/>
        <w:t>YuYin_RX_CMD=0;</w:t>
      </w:r>
    </w:p>
    <w:p w:rsidR="005A5F50" w:rsidRDefault="005A5F50" w:rsidP="005A5F50">
      <w:pPr>
        <w:pStyle w:val="ae"/>
      </w:pPr>
      <w:r>
        <w:tab/>
      </w:r>
      <w:r>
        <w:tab/>
      </w:r>
      <w:r>
        <w:tab/>
        <w:t>YuYin_RX_STA = 0;</w:t>
      </w:r>
    </w:p>
    <w:p w:rsidR="005A5F50" w:rsidRDefault="005A5F50" w:rsidP="005A5F50">
      <w:pPr>
        <w:pStyle w:val="ae"/>
      </w:pPr>
      <w:r>
        <w:tab/>
      </w:r>
      <w:r>
        <w:tab/>
        <w:t>}</w:t>
      </w:r>
    </w:p>
    <w:p w:rsidR="005A5F50" w:rsidRDefault="005A5F50" w:rsidP="005A5F50">
      <w:pPr>
        <w:pStyle w:val="ae"/>
      </w:pPr>
      <w:r>
        <w:tab/>
        <w:t>}</w:t>
      </w:r>
    </w:p>
    <w:p w:rsidR="005A5F50" w:rsidRDefault="005A5F50" w:rsidP="00D13DFB">
      <w:pPr>
        <w:pStyle w:val="2"/>
      </w:pPr>
      <w:bookmarkStart w:id="120" w:name="_Toc40520512"/>
      <w:bookmarkStart w:id="121" w:name="_Toc40783262"/>
      <w:r>
        <w:rPr>
          <w:rFonts w:hint="eastAsia"/>
        </w:rPr>
        <w:t>无线通信模块程序设计</w:t>
      </w:r>
      <w:bookmarkEnd w:id="120"/>
      <w:bookmarkEnd w:id="121"/>
    </w:p>
    <w:p w:rsidR="005A5F50" w:rsidRDefault="005A5F50" w:rsidP="005A5F50">
      <w:pPr>
        <w:pStyle w:val="ae"/>
      </w:pPr>
      <w:r>
        <w:rPr>
          <w:rFonts w:hint="eastAsia"/>
        </w:rPr>
        <w:t>系统蓝牙传输模块是通过扩展板上的</w:t>
      </w:r>
      <w:r>
        <w:rPr>
          <w:rFonts w:hint="eastAsia"/>
        </w:rPr>
        <w:t>USART</w:t>
      </w:r>
      <w:r>
        <w:rPr>
          <w:rFonts w:hint="eastAsia"/>
        </w:rPr>
        <w:t>串口实现。设计蓝牙传输模块驱动时要对</w:t>
      </w:r>
      <w:r>
        <w:rPr>
          <w:rFonts w:hint="eastAsia"/>
        </w:rPr>
        <w:t>USART</w:t>
      </w:r>
      <w:r>
        <w:rPr>
          <w:rFonts w:hint="eastAsia"/>
        </w:rPr>
        <w:t>串口进行初始化，使能</w:t>
      </w:r>
      <w:r>
        <w:rPr>
          <w:rFonts w:hint="eastAsia"/>
        </w:rPr>
        <w:t>STM32F103C8T6</w:t>
      </w:r>
      <w:r>
        <w:rPr>
          <w:rFonts w:hint="eastAsia"/>
        </w:rPr>
        <w:t>微控制器上对应的</w:t>
      </w:r>
      <w:r>
        <w:rPr>
          <w:rFonts w:hint="eastAsia"/>
        </w:rPr>
        <w:t>GPIO</w:t>
      </w:r>
      <w:r>
        <w:rPr>
          <w:rFonts w:hint="eastAsia"/>
        </w:rPr>
        <w:t>引脚，配置相关的中断，使</w:t>
      </w:r>
      <w:r>
        <w:rPr>
          <w:rFonts w:hint="eastAsia"/>
        </w:rPr>
        <w:t>USART</w:t>
      </w:r>
      <w:r>
        <w:rPr>
          <w:rFonts w:hint="eastAsia"/>
        </w:rPr>
        <w:t>串口在接收到数据后能产生相应的数据中断。模块初始化成功后即可通过蓝牙串口发送数据，向</w:t>
      </w:r>
      <w:r>
        <w:rPr>
          <w:rFonts w:hint="eastAsia"/>
        </w:rPr>
        <w:t>PC</w:t>
      </w:r>
      <w:r>
        <w:rPr>
          <w:rFonts w:hint="eastAsia"/>
        </w:rPr>
        <w:t>端平台发送采集到的相关数据。</w:t>
      </w:r>
    </w:p>
    <w:p w:rsidR="005A5F50" w:rsidRDefault="005A5F50" w:rsidP="005A5F50">
      <w:pPr>
        <w:pStyle w:val="ae"/>
      </w:pPr>
      <w:r>
        <w:rPr>
          <w:rFonts w:hint="eastAsia"/>
        </w:rPr>
        <w:t>HC-05</w:t>
      </w:r>
      <w:r>
        <w:rPr>
          <w:rFonts w:hint="eastAsia"/>
        </w:rPr>
        <w:t>的所有功能都是通过</w:t>
      </w:r>
      <w:r>
        <w:rPr>
          <w:rFonts w:hint="eastAsia"/>
        </w:rPr>
        <w:t>AT</w:t>
      </w:r>
      <w:r>
        <w:rPr>
          <w:rFonts w:hint="eastAsia"/>
        </w:rPr>
        <w:t>指令集控制实现的，比较简单，在设置相应的</w:t>
      </w:r>
      <w:r>
        <w:rPr>
          <w:rFonts w:hint="eastAsia"/>
        </w:rPr>
        <w:t>AT</w:t>
      </w:r>
      <w:r>
        <w:rPr>
          <w:rFonts w:hint="eastAsia"/>
        </w:rPr>
        <w:t>指令后，即可工作于相关状态。</w:t>
      </w:r>
      <w:r>
        <w:rPr>
          <w:rFonts w:hint="eastAsia"/>
        </w:rPr>
        <w:t>AT</w:t>
      </w:r>
      <w:r>
        <w:rPr>
          <w:rFonts w:hint="eastAsia"/>
        </w:rPr>
        <w:t>指令的结构为：</w:t>
      </w:r>
      <w:r>
        <w:rPr>
          <w:rFonts w:hint="eastAsia"/>
        </w:rPr>
        <w:t>AT+&lt;CMD&gt;&lt;=PARAM&gt;</w:t>
      </w:r>
      <w:r>
        <w:rPr>
          <w:rFonts w:hint="eastAsia"/>
        </w:rPr>
        <w:t>，其中</w:t>
      </w:r>
      <w:r>
        <w:rPr>
          <w:rFonts w:hint="eastAsia"/>
        </w:rPr>
        <w:t>CMD</w:t>
      </w:r>
      <w:r>
        <w:rPr>
          <w:rFonts w:hint="eastAsia"/>
        </w:rPr>
        <w:t>（指令）和</w:t>
      </w:r>
      <w:r>
        <w:rPr>
          <w:rFonts w:hint="eastAsia"/>
        </w:rPr>
        <w:t>PARAM</w:t>
      </w:r>
      <w:r>
        <w:rPr>
          <w:rFonts w:hint="eastAsia"/>
        </w:rPr>
        <w:t>（参数）都是可选的，需要注意的是在发送末尾添加回车符（</w:t>
      </w:r>
      <w:r>
        <w:rPr>
          <w:rFonts w:hint="eastAsia"/>
        </w:rPr>
        <w:t>\r\n</w:t>
      </w:r>
      <w:r>
        <w:rPr>
          <w:rFonts w:hint="eastAsia"/>
        </w:rPr>
        <w:t>），否则模块不会响应。在进入</w:t>
      </w:r>
      <w:r>
        <w:rPr>
          <w:rFonts w:hint="eastAsia"/>
        </w:rPr>
        <w:t>AT</w:t>
      </w:r>
      <w:r>
        <w:rPr>
          <w:rFonts w:hint="eastAsia"/>
        </w:rPr>
        <w:t>指令模式前，应拉高</w:t>
      </w:r>
      <w:r>
        <w:rPr>
          <w:rFonts w:hint="eastAsia"/>
        </w:rPr>
        <w:t>KEY</w:t>
      </w:r>
      <w:r>
        <w:rPr>
          <w:rFonts w:hint="eastAsia"/>
        </w:rPr>
        <w:t>引脚；退出</w:t>
      </w:r>
      <w:r>
        <w:rPr>
          <w:rFonts w:hint="eastAsia"/>
        </w:rPr>
        <w:t>AT</w:t>
      </w:r>
      <w:r>
        <w:rPr>
          <w:rFonts w:hint="eastAsia"/>
        </w:rPr>
        <w:t>模式，则拉低</w:t>
      </w:r>
      <w:r>
        <w:rPr>
          <w:rFonts w:hint="eastAsia"/>
        </w:rPr>
        <w:t>KEY</w:t>
      </w:r>
      <w:r>
        <w:rPr>
          <w:rFonts w:hint="eastAsia"/>
        </w:rPr>
        <w:t>引脚。</w:t>
      </w:r>
      <w:r>
        <w:rPr>
          <w:rFonts w:hint="eastAsia"/>
        </w:rPr>
        <w:t>AT</w:t>
      </w:r>
      <w:r>
        <w:rPr>
          <w:rFonts w:hint="eastAsia"/>
        </w:rPr>
        <w:t>指令是初始化指令，</w:t>
      </w:r>
      <w:r>
        <w:rPr>
          <w:rFonts w:hint="eastAsia"/>
        </w:rPr>
        <w:t>AT+UART</w:t>
      </w:r>
      <w:r>
        <w:rPr>
          <w:rFonts w:hint="eastAsia"/>
        </w:rPr>
        <w:t>是串口配置指令，</w:t>
      </w:r>
      <w:r>
        <w:rPr>
          <w:rFonts w:hint="eastAsia"/>
        </w:rPr>
        <w:t>AT+ROLE</w:t>
      </w:r>
      <w:r>
        <w:rPr>
          <w:rFonts w:hint="eastAsia"/>
        </w:rPr>
        <w:t>是主从设备配置指令，</w:t>
      </w:r>
      <w:r>
        <w:rPr>
          <w:rFonts w:hint="eastAsia"/>
        </w:rPr>
        <w:t>AT+INQ</w:t>
      </w:r>
      <w:r>
        <w:rPr>
          <w:rFonts w:hint="eastAsia"/>
        </w:rPr>
        <w:t>是</w:t>
      </w:r>
      <w:r>
        <w:rPr>
          <w:rFonts w:hint="eastAsia"/>
        </w:rPr>
        <w:t>RSSI</w:t>
      </w:r>
      <w:r>
        <w:rPr>
          <w:rFonts w:hint="eastAsia"/>
        </w:rPr>
        <w:t>测量指令。</w:t>
      </w:r>
    </w:p>
    <w:p w:rsidR="005A5F50" w:rsidRDefault="005A5F50" w:rsidP="005A5F50">
      <w:pPr>
        <w:pStyle w:val="ae"/>
      </w:pPr>
      <w:r>
        <w:rPr>
          <w:rFonts w:hint="eastAsia"/>
        </w:rPr>
        <w:t>本系统蓝牙模块采用</w:t>
      </w:r>
      <w:r>
        <w:rPr>
          <w:rFonts w:hint="eastAsia"/>
        </w:rPr>
        <w:t>HC-05</w:t>
      </w:r>
      <w:r>
        <w:rPr>
          <w:rFonts w:hint="eastAsia"/>
        </w:rPr>
        <w:t>，是一款高性能主从一体的蓝牙串口模块，可看做是一个蓝牙转串口的设备，在知晓串口编程知识情况下即可使用，实现了透明传输。</w:t>
      </w:r>
    </w:p>
    <w:p w:rsidR="005A5F50" w:rsidRDefault="005A5F50" w:rsidP="005A5F50">
      <w:pPr>
        <w:pStyle w:val="ae"/>
      </w:pPr>
      <w:r>
        <w:rPr>
          <w:rFonts w:hint="eastAsia"/>
        </w:rPr>
        <w:t>HC-05</w:t>
      </w:r>
      <w:r>
        <w:rPr>
          <w:rFonts w:hint="eastAsia"/>
        </w:rPr>
        <w:t>有一个</w:t>
      </w:r>
      <w:r>
        <w:rPr>
          <w:rFonts w:hint="eastAsia"/>
        </w:rPr>
        <w:t>LED</w:t>
      </w:r>
      <w:r>
        <w:rPr>
          <w:rFonts w:hint="eastAsia"/>
        </w:rPr>
        <w:t>灯，可以通过闪烁间隔判断蓝牙模块工作状态。未连接配对的正常工作状态是每一秒闪烁两次；己连接配对的正常工作状态是隔一秒闪烁两次；</w:t>
      </w:r>
      <w:r>
        <w:rPr>
          <w:rFonts w:hint="eastAsia"/>
        </w:rPr>
        <w:t>AT</w:t>
      </w:r>
      <w:r>
        <w:rPr>
          <w:rFonts w:hint="eastAsia"/>
        </w:rPr>
        <w:t>模式是每两秒闪烁一次。按住</w:t>
      </w:r>
      <w:r>
        <w:rPr>
          <w:rFonts w:hint="eastAsia"/>
        </w:rPr>
        <w:t>HC-05</w:t>
      </w:r>
      <w:r>
        <w:rPr>
          <w:rFonts w:hint="eastAsia"/>
        </w:rPr>
        <w:t>正面圆形按键的同时给蓝牙模块通电，</w:t>
      </w:r>
      <w:r>
        <w:rPr>
          <w:rFonts w:hint="eastAsia"/>
        </w:rPr>
        <w:t>LED</w:t>
      </w:r>
      <w:r>
        <w:rPr>
          <w:rFonts w:hint="eastAsia"/>
        </w:rPr>
        <w:t>常亮后规律性闪烁即进入</w:t>
      </w:r>
      <w:r>
        <w:rPr>
          <w:rFonts w:hint="eastAsia"/>
        </w:rPr>
        <w:t>AT</w:t>
      </w:r>
      <w:r>
        <w:rPr>
          <w:rFonts w:hint="eastAsia"/>
        </w:rPr>
        <w:t>模式。模块默认波特率为</w:t>
      </w:r>
      <w:r>
        <w:rPr>
          <w:rFonts w:hint="eastAsia"/>
        </w:rPr>
        <w:t>9600</w:t>
      </w:r>
      <w:r>
        <w:rPr>
          <w:rFonts w:hint="eastAsia"/>
        </w:rPr>
        <w:t>，</w:t>
      </w:r>
      <w:r>
        <w:rPr>
          <w:rFonts w:hint="eastAsia"/>
        </w:rPr>
        <w:t>8</w:t>
      </w:r>
      <w:r>
        <w:rPr>
          <w:rFonts w:hint="eastAsia"/>
        </w:rPr>
        <w:t>位数据位，</w:t>
      </w:r>
      <w:r>
        <w:rPr>
          <w:rFonts w:hint="eastAsia"/>
        </w:rPr>
        <w:t>1</w:t>
      </w:r>
      <w:r>
        <w:rPr>
          <w:rFonts w:hint="eastAsia"/>
        </w:rPr>
        <w:t>位停止位，无奇偶校验，可利用蓝牙串口助手自行设置设备的名称和配对密码，设置完成后即可进入正常的通信模式。</w:t>
      </w:r>
    </w:p>
    <w:p w:rsidR="005A5F50" w:rsidRDefault="005A5F50" w:rsidP="005A5F50">
      <w:pPr>
        <w:pStyle w:val="ae"/>
      </w:pPr>
      <w:r>
        <w:rPr>
          <w:rFonts w:hint="eastAsia"/>
        </w:rPr>
        <w:t>蓝牙模块代码主要包括</w:t>
      </w:r>
      <w:r>
        <w:rPr>
          <w:rFonts w:hint="eastAsia"/>
        </w:rPr>
        <w:t>4</w:t>
      </w:r>
      <w:r>
        <w:rPr>
          <w:rFonts w:hint="eastAsia"/>
        </w:rPr>
        <w:t>个函数：</w:t>
      </w:r>
    </w:p>
    <w:p w:rsidR="005A5F50" w:rsidRDefault="005A5F50" w:rsidP="005A5F50">
      <w:pPr>
        <w:pStyle w:val="ae"/>
      </w:pPr>
      <w:r>
        <w:rPr>
          <w:rFonts w:hint="eastAsia"/>
        </w:rPr>
        <w:t>（</w:t>
      </w:r>
      <w:r>
        <w:rPr>
          <w:rFonts w:hint="eastAsia"/>
        </w:rPr>
        <w:t>1</w:t>
      </w:r>
      <w:r>
        <w:rPr>
          <w:rFonts w:hint="eastAsia"/>
        </w:rPr>
        <w:t>）</w:t>
      </w:r>
      <w:r>
        <w:rPr>
          <w:rFonts w:hint="eastAsia"/>
        </w:rPr>
        <w:t>HC05_Init</w:t>
      </w:r>
      <w:r>
        <w:rPr>
          <w:rFonts w:hint="eastAsia"/>
        </w:rPr>
        <w:t>函数，该函数用于初始化与</w:t>
      </w:r>
      <w:r>
        <w:rPr>
          <w:rFonts w:hint="eastAsia"/>
        </w:rPr>
        <w:t>ATK-HC05</w:t>
      </w:r>
      <w:r>
        <w:rPr>
          <w:rFonts w:hint="eastAsia"/>
        </w:rPr>
        <w:t>连接的</w:t>
      </w:r>
      <w:r>
        <w:rPr>
          <w:rFonts w:hint="eastAsia"/>
        </w:rPr>
        <w:t>IO</w:t>
      </w:r>
      <w:r>
        <w:rPr>
          <w:rFonts w:hint="eastAsia"/>
        </w:rPr>
        <w:t>口，并通过</w:t>
      </w:r>
      <w:r>
        <w:rPr>
          <w:rFonts w:hint="eastAsia"/>
        </w:rPr>
        <w:t>AT</w:t>
      </w:r>
      <w:r>
        <w:rPr>
          <w:rFonts w:hint="eastAsia"/>
        </w:rPr>
        <w:t>指令检测</w:t>
      </w:r>
      <w:r>
        <w:rPr>
          <w:rFonts w:hint="eastAsia"/>
        </w:rPr>
        <w:t>ATK-HC05</w:t>
      </w:r>
      <w:r>
        <w:rPr>
          <w:rFonts w:hint="eastAsia"/>
        </w:rPr>
        <w:t>蓝牙模块是否已经连接。</w:t>
      </w:r>
    </w:p>
    <w:p w:rsidR="005A5F50" w:rsidRDefault="005A5F50" w:rsidP="005A5F50">
      <w:pPr>
        <w:pStyle w:val="ae"/>
      </w:pPr>
      <w:r>
        <w:rPr>
          <w:rFonts w:hint="eastAsia"/>
        </w:rPr>
        <w:t>（</w:t>
      </w:r>
      <w:r>
        <w:rPr>
          <w:rFonts w:hint="eastAsia"/>
        </w:rPr>
        <w:t>2</w:t>
      </w:r>
      <w:r>
        <w:rPr>
          <w:rFonts w:hint="eastAsia"/>
        </w:rPr>
        <w:t>）</w:t>
      </w:r>
      <w:r>
        <w:rPr>
          <w:rFonts w:hint="eastAsia"/>
        </w:rPr>
        <w:t>HC05_Get_Role</w:t>
      </w:r>
      <w:r>
        <w:rPr>
          <w:rFonts w:hint="eastAsia"/>
        </w:rPr>
        <w:t>函数，该函数用于获取</w:t>
      </w:r>
      <w:r>
        <w:rPr>
          <w:rFonts w:hint="eastAsia"/>
        </w:rPr>
        <w:t>ATK-HC05</w:t>
      </w:r>
      <w:r>
        <w:rPr>
          <w:rFonts w:hint="eastAsia"/>
        </w:rPr>
        <w:t>蓝牙模块的主从状态。</w:t>
      </w:r>
    </w:p>
    <w:p w:rsidR="005A5F50" w:rsidRDefault="005A5F50" w:rsidP="005A5F50">
      <w:pPr>
        <w:pStyle w:val="ae"/>
      </w:pPr>
      <w:r>
        <w:rPr>
          <w:rFonts w:hint="eastAsia"/>
        </w:rPr>
        <w:t>（</w:t>
      </w:r>
      <w:r>
        <w:rPr>
          <w:rFonts w:hint="eastAsia"/>
        </w:rPr>
        <w:t>3</w:t>
      </w:r>
      <w:r>
        <w:rPr>
          <w:rFonts w:hint="eastAsia"/>
        </w:rPr>
        <w:t>）</w:t>
      </w:r>
      <w:r>
        <w:rPr>
          <w:rFonts w:hint="eastAsia"/>
        </w:rPr>
        <w:t>HC05_Set_Cmd</w:t>
      </w:r>
      <w:r>
        <w:rPr>
          <w:rFonts w:hint="eastAsia"/>
        </w:rPr>
        <w:t>函数，该函数是一个</w:t>
      </w:r>
      <w:r>
        <w:rPr>
          <w:rFonts w:hint="eastAsia"/>
        </w:rPr>
        <w:t>ATK-HC05</w:t>
      </w:r>
      <w:r>
        <w:rPr>
          <w:rFonts w:hint="eastAsia"/>
        </w:rPr>
        <w:t>蓝牙模块的通用设置</w:t>
      </w:r>
      <w:r>
        <w:rPr>
          <w:rFonts w:hint="eastAsia"/>
        </w:rPr>
        <w:lastRenderedPageBreak/>
        <w:t>指令，通过调用该函数，可以方便的修改</w:t>
      </w:r>
      <w:r>
        <w:rPr>
          <w:rFonts w:hint="eastAsia"/>
        </w:rPr>
        <w:t>ATK-HC05</w:t>
      </w:r>
      <w:r>
        <w:rPr>
          <w:rFonts w:hint="eastAsia"/>
        </w:rPr>
        <w:t>蓝牙串口模块的各种设置。</w:t>
      </w:r>
    </w:p>
    <w:p w:rsidR="005A5F50" w:rsidRDefault="005A5F50" w:rsidP="005A5F50">
      <w:pPr>
        <w:pStyle w:val="ae"/>
      </w:pPr>
      <w:r>
        <w:rPr>
          <w:rFonts w:hint="eastAsia"/>
        </w:rPr>
        <w:t>（</w:t>
      </w:r>
      <w:r>
        <w:rPr>
          <w:rFonts w:hint="eastAsia"/>
        </w:rPr>
        <w:t>4</w:t>
      </w:r>
      <w:r>
        <w:rPr>
          <w:rFonts w:hint="eastAsia"/>
        </w:rPr>
        <w:t>）</w:t>
      </w:r>
      <w:r>
        <w:rPr>
          <w:rFonts w:hint="eastAsia"/>
        </w:rPr>
        <w:t>HC05_CFG_CMD</w:t>
      </w:r>
      <w:r>
        <w:rPr>
          <w:rFonts w:hint="eastAsia"/>
        </w:rPr>
        <w:t>函数，该函数专为</w:t>
      </w:r>
      <w:r>
        <w:rPr>
          <w:rFonts w:hint="eastAsia"/>
        </w:rPr>
        <w:t>USMART</w:t>
      </w:r>
      <w:r>
        <w:rPr>
          <w:rFonts w:hint="eastAsia"/>
        </w:rPr>
        <w:t>调试组件提供，专用于</w:t>
      </w:r>
      <w:r>
        <w:rPr>
          <w:rFonts w:hint="eastAsia"/>
        </w:rPr>
        <w:t>USMART</w:t>
      </w:r>
      <w:r>
        <w:rPr>
          <w:rFonts w:hint="eastAsia"/>
        </w:rPr>
        <w:t>测试</w:t>
      </w:r>
      <w:r>
        <w:rPr>
          <w:rFonts w:hint="eastAsia"/>
        </w:rPr>
        <w:t>ATK-HC05</w:t>
      </w:r>
      <w:r>
        <w:rPr>
          <w:rFonts w:hint="eastAsia"/>
        </w:rPr>
        <w:t>蓝牙串口模块的</w:t>
      </w:r>
      <w:r>
        <w:rPr>
          <w:rFonts w:hint="eastAsia"/>
        </w:rPr>
        <w:t>AT</w:t>
      </w:r>
      <w:r>
        <w:rPr>
          <w:rFonts w:hint="eastAsia"/>
        </w:rPr>
        <w:t>指令，在不需要</w:t>
      </w:r>
      <w:r>
        <w:rPr>
          <w:rFonts w:hint="eastAsia"/>
        </w:rPr>
        <w:t>USMART</w:t>
      </w:r>
      <w:r>
        <w:rPr>
          <w:rFonts w:hint="eastAsia"/>
        </w:rPr>
        <w:t>调试的时候，该函数可以</w:t>
      </w:r>
      <w:commentRangeStart w:id="122"/>
      <w:r>
        <w:rPr>
          <w:rFonts w:hint="eastAsia"/>
        </w:rPr>
        <w:t>去掉</w:t>
      </w:r>
      <w:commentRangeEnd w:id="122"/>
      <w:r w:rsidR="00F7080D">
        <w:rPr>
          <w:rStyle w:val="aff3"/>
          <w:rFonts w:asciiTheme="minorHAnsi" w:eastAsiaTheme="minorEastAsia" w:hAnsiTheme="minorHAnsi"/>
        </w:rPr>
        <w:commentReference w:id="122"/>
      </w:r>
      <w:r>
        <w:rPr>
          <w:rFonts w:hint="eastAsia"/>
        </w:rPr>
        <w:t>。</w:t>
      </w:r>
    </w:p>
    <w:p w:rsidR="005A5F50" w:rsidRDefault="005A5F50" w:rsidP="00D13DFB">
      <w:pPr>
        <w:pStyle w:val="2"/>
      </w:pPr>
      <w:bookmarkStart w:id="123" w:name="_Toc40520513"/>
      <w:bookmarkStart w:id="124" w:name="_Toc40783263"/>
      <w:r>
        <w:rPr>
          <w:rFonts w:hint="eastAsia"/>
        </w:rPr>
        <w:t>语音输出模块程序设计</w:t>
      </w:r>
      <w:bookmarkEnd w:id="123"/>
      <w:bookmarkEnd w:id="124"/>
    </w:p>
    <w:p w:rsidR="005A5F50" w:rsidRDefault="005A5F50" w:rsidP="005A5F50">
      <w:pPr>
        <w:pStyle w:val="ae"/>
      </w:pPr>
      <w:r>
        <w:rPr>
          <w:rFonts w:hint="eastAsia"/>
        </w:rPr>
        <w:t>语音播报模块采用串口通信技术驱动</w:t>
      </w:r>
      <w:r>
        <w:rPr>
          <w:rFonts w:hint="eastAsia"/>
        </w:rPr>
        <w:t xml:space="preserve">, </w:t>
      </w:r>
      <w:r>
        <w:rPr>
          <w:rFonts w:hint="eastAsia"/>
        </w:rPr>
        <w:t>只需一个</w:t>
      </w:r>
      <w:r>
        <w:rPr>
          <w:rFonts w:hint="eastAsia"/>
        </w:rPr>
        <w:t>RXD</w:t>
      </w:r>
      <w:r>
        <w:rPr>
          <w:rFonts w:hint="eastAsia"/>
        </w:rPr>
        <w:t>脚和</w:t>
      </w:r>
      <w:r>
        <w:rPr>
          <w:rFonts w:hint="eastAsia"/>
        </w:rPr>
        <w:t>TXD</w:t>
      </w:r>
      <w:r>
        <w:rPr>
          <w:rFonts w:hint="eastAsia"/>
        </w:rPr>
        <w:t>脚即可完成通信部分。模块采用</w:t>
      </w:r>
      <w:r>
        <w:rPr>
          <w:rFonts w:hint="eastAsia"/>
        </w:rPr>
        <w:t>5V</w:t>
      </w:r>
      <w:r>
        <w:rPr>
          <w:rFonts w:hint="eastAsia"/>
        </w:rPr>
        <w:t>直流电源供电</w:t>
      </w:r>
      <w:r>
        <w:rPr>
          <w:rFonts w:hint="eastAsia"/>
        </w:rPr>
        <w:t xml:space="preserve">, </w:t>
      </w:r>
      <w:r>
        <w:rPr>
          <w:rFonts w:hint="eastAsia"/>
        </w:rPr>
        <w:t>额定电流为</w:t>
      </w:r>
      <w:r>
        <w:rPr>
          <w:rFonts w:hint="eastAsia"/>
        </w:rPr>
        <w:t xml:space="preserve">100mA, </w:t>
      </w:r>
      <w:r>
        <w:rPr>
          <w:rFonts w:hint="eastAsia"/>
        </w:rPr>
        <w:t>待机电流为</w:t>
      </w:r>
      <w:r>
        <w:rPr>
          <w:rFonts w:hint="eastAsia"/>
        </w:rPr>
        <w:t>2mA</w:t>
      </w:r>
      <w:r>
        <w:rPr>
          <w:rFonts w:hint="eastAsia"/>
        </w:rPr>
        <w:t>。在非语音播放时</w:t>
      </w:r>
      <w:r>
        <w:rPr>
          <w:rFonts w:hint="eastAsia"/>
        </w:rPr>
        <w:t xml:space="preserve">, </w:t>
      </w:r>
      <w:r>
        <w:rPr>
          <w:rFonts w:hint="eastAsia"/>
        </w:rPr>
        <w:t>属于低功耗元器件</w:t>
      </w:r>
      <w:r>
        <w:rPr>
          <w:rFonts w:hint="eastAsia"/>
        </w:rPr>
        <w:t xml:space="preserve">, </w:t>
      </w:r>
      <w:r>
        <w:rPr>
          <w:rFonts w:hint="eastAsia"/>
        </w:rPr>
        <w:t>且扬声器无杂声。</w:t>
      </w:r>
    </w:p>
    <w:p w:rsidR="005A5F50" w:rsidRDefault="005A5F50" w:rsidP="005A5F50">
      <w:pPr>
        <w:pStyle w:val="ae"/>
      </w:pPr>
      <w:r>
        <w:rPr>
          <w:rFonts w:hint="eastAsia"/>
        </w:rPr>
        <w:t>要实现语音输出，需要经过语音芯片的驱动任务和控制两个主要过程。在语音芯片的驱动任务中，首先将串口波特率设置为</w:t>
      </w:r>
      <w:r>
        <w:rPr>
          <w:rFonts w:hint="eastAsia"/>
        </w:rPr>
        <w:t xml:space="preserve"> 9600</w:t>
      </w:r>
      <w:r>
        <w:rPr>
          <w:rFonts w:hint="eastAsia"/>
        </w:rPr>
        <w:t>。然后使能语音模块与单片机所连接的引脚，接下来是使能串口使其可以发送接收，至此驱动任务完成。</w:t>
      </w:r>
    </w:p>
    <w:p w:rsidR="005A5F50" w:rsidRDefault="005A5F50" w:rsidP="005A5F50">
      <w:pPr>
        <w:pStyle w:val="ae"/>
      </w:pPr>
      <w:r>
        <w:rPr>
          <w:rFonts w:hint="eastAsia"/>
        </w:rPr>
        <w:t>本系统采用</w:t>
      </w:r>
      <w:r>
        <w:rPr>
          <w:rFonts w:hint="eastAsia"/>
        </w:rPr>
        <w:t>JQ8400</w:t>
      </w:r>
      <w:r>
        <w:rPr>
          <w:rFonts w:hint="eastAsia"/>
        </w:rPr>
        <w:t>语音输出模块，其集成一个专门采用硬解码的方式进行音频编解码，保证语音播放的音质。芯片通过</w:t>
      </w:r>
      <w:r>
        <w:rPr>
          <w:rFonts w:hint="eastAsia"/>
        </w:rPr>
        <w:t>Micro-USB</w:t>
      </w:r>
      <w:r>
        <w:rPr>
          <w:rFonts w:hint="eastAsia"/>
        </w:rPr>
        <w:t>口连接到电脑时，</w:t>
      </w:r>
      <w:r>
        <w:rPr>
          <w:rFonts w:hint="eastAsia"/>
        </w:rPr>
        <w:t>SPIFLASH</w:t>
      </w:r>
      <w:r>
        <w:rPr>
          <w:rFonts w:hint="eastAsia"/>
        </w:rPr>
        <w:t>直接模拟成Ｕ盘，把预先录制好的</w:t>
      </w:r>
      <w:r>
        <w:rPr>
          <w:rFonts w:hint="eastAsia"/>
        </w:rPr>
        <w:t>.MP3</w:t>
      </w:r>
      <w:r>
        <w:rPr>
          <w:rFonts w:hint="eastAsia"/>
        </w:rPr>
        <w:t>、</w:t>
      </w:r>
      <w:r>
        <w:rPr>
          <w:rFonts w:hint="eastAsia"/>
        </w:rPr>
        <w:t>.wav</w:t>
      </w:r>
      <w:r>
        <w:rPr>
          <w:rFonts w:hint="eastAsia"/>
        </w:rPr>
        <w:t>等音频文件拷贝进入即可播放，使用时灵活方便。其功放驱动电路采用</w:t>
      </w:r>
      <w:r>
        <w:rPr>
          <w:rFonts w:hint="eastAsia"/>
        </w:rPr>
        <w:t>8002A</w:t>
      </w:r>
      <w:r>
        <w:rPr>
          <w:rFonts w:hint="eastAsia"/>
        </w:rPr>
        <w:t>音频功放</w:t>
      </w:r>
      <w:r>
        <w:rPr>
          <w:rFonts w:hint="eastAsia"/>
        </w:rPr>
        <w:t>IC</w:t>
      </w:r>
      <w:r>
        <w:rPr>
          <w:rFonts w:hint="eastAsia"/>
        </w:rPr>
        <w:t>。</w:t>
      </w:r>
      <w:r>
        <w:rPr>
          <w:rFonts w:hint="eastAsia"/>
        </w:rPr>
        <w:t>8002A</w:t>
      </w:r>
      <w:r>
        <w:rPr>
          <w:rFonts w:hint="eastAsia"/>
        </w:rPr>
        <w:t>为一颗高保真的音频功放</w:t>
      </w:r>
      <w:r>
        <w:rPr>
          <w:rFonts w:hint="eastAsia"/>
        </w:rPr>
        <w:t>IC</w:t>
      </w:r>
      <w:r>
        <w:rPr>
          <w:rFonts w:hint="eastAsia"/>
        </w:rPr>
        <w:t>。工作在</w:t>
      </w:r>
      <w:r>
        <w:rPr>
          <w:rFonts w:hint="eastAsia"/>
        </w:rPr>
        <w:t>2.0V~5.5V</w:t>
      </w:r>
      <w:r>
        <w:rPr>
          <w:rFonts w:hint="eastAsia"/>
        </w:rPr>
        <w:t>的输入电压下。其内部共有２个运放工作，第一个运放增益可在外部用</w:t>
      </w:r>
      <w:r>
        <w:rPr>
          <w:rFonts w:hint="eastAsia"/>
        </w:rPr>
        <w:t>R8</w:t>
      </w:r>
      <w:r>
        <w:rPr>
          <w:rFonts w:hint="eastAsia"/>
        </w:rPr>
        <w:t>和</w:t>
      </w:r>
      <w:r>
        <w:rPr>
          <w:rFonts w:hint="eastAsia"/>
        </w:rPr>
        <w:t>R7/R24</w:t>
      </w:r>
      <w:r>
        <w:rPr>
          <w:rFonts w:hint="eastAsia"/>
        </w:rPr>
        <w:t>两个电阻进行设置，而第二个运放的增益则固定不变。第一个运放的输出信号实际上是第二个运放的输入信号，而且两个运放产生的信号幅值相同，相位相反。因此</w:t>
      </w:r>
      <w:r>
        <w:rPr>
          <w:rFonts w:hint="eastAsia"/>
        </w:rPr>
        <w:t>8002A</w:t>
      </w:r>
      <w:r>
        <w:rPr>
          <w:rFonts w:hint="eastAsia"/>
        </w:rPr>
        <w:t>增益为：</w:t>
      </w:r>
      <w:r>
        <w:rPr>
          <w:rFonts w:hint="eastAsia"/>
        </w:rPr>
        <w:t>AVD=2X(R8/R7)</w:t>
      </w:r>
      <w:r>
        <w:rPr>
          <w:rFonts w:hint="eastAsia"/>
        </w:rPr>
        <w:t>。</w:t>
      </w:r>
      <w:r>
        <w:rPr>
          <w:rFonts w:hint="eastAsia"/>
        </w:rPr>
        <w:t>C32</w:t>
      </w:r>
      <w:r>
        <w:rPr>
          <w:rFonts w:hint="eastAsia"/>
        </w:rPr>
        <w:t>、</w:t>
      </w:r>
      <w:r>
        <w:rPr>
          <w:rFonts w:hint="eastAsia"/>
        </w:rPr>
        <w:t>C34</w:t>
      </w:r>
      <w:r>
        <w:rPr>
          <w:rFonts w:hint="eastAsia"/>
        </w:rPr>
        <w:t>电容为隔直电容，避免直流分量流入喇叭，防止磁饱和损坏线圈，</w:t>
      </w:r>
      <w:r>
        <w:rPr>
          <w:rFonts w:hint="eastAsia"/>
        </w:rPr>
        <w:t>C37</w:t>
      </w:r>
      <w:r>
        <w:rPr>
          <w:rFonts w:hint="eastAsia"/>
        </w:rPr>
        <w:t>、</w:t>
      </w:r>
      <w:r>
        <w:rPr>
          <w:rFonts w:hint="eastAsia"/>
        </w:rPr>
        <w:t>c39</w:t>
      </w:r>
      <w:r>
        <w:rPr>
          <w:rFonts w:hint="eastAsia"/>
        </w:rPr>
        <w:t>、</w:t>
      </w:r>
      <w:r>
        <w:rPr>
          <w:rFonts w:hint="eastAsia"/>
        </w:rPr>
        <w:t>c31</w:t>
      </w:r>
      <w:r>
        <w:rPr>
          <w:rFonts w:hint="eastAsia"/>
        </w:rPr>
        <w:t>可以滤除差模、共模干扰，增强音质</w:t>
      </w:r>
      <w:commentRangeStart w:id="125"/>
      <w:r>
        <w:rPr>
          <w:rFonts w:hint="eastAsia"/>
        </w:rPr>
        <w:t>效果</w:t>
      </w:r>
      <w:commentRangeEnd w:id="125"/>
      <w:r w:rsidR="00F7080D">
        <w:rPr>
          <w:rStyle w:val="aff3"/>
          <w:rFonts w:asciiTheme="minorHAnsi" w:eastAsiaTheme="minorEastAsia" w:hAnsiTheme="minorHAnsi"/>
        </w:rPr>
        <w:commentReference w:id="125"/>
      </w:r>
      <w:r>
        <w:rPr>
          <w:rFonts w:hint="eastAsia"/>
        </w:rPr>
        <w:t>。</w:t>
      </w:r>
    </w:p>
    <w:p w:rsidR="002B485C" w:rsidRDefault="002B485C">
      <w:pPr>
        <w:widowControl/>
        <w:jc w:val="left"/>
        <w:rPr>
          <w:rFonts w:ascii="Times New Roman" w:eastAsia="黑体" w:hAnsi="Times New Roman" w:cs="Times New Roman"/>
          <w:sz w:val="30"/>
          <w:szCs w:val="30"/>
        </w:rPr>
      </w:pPr>
      <w:bookmarkStart w:id="126" w:name="_Toc40520514"/>
      <w:r>
        <w:br w:type="page"/>
      </w:r>
    </w:p>
    <w:p w:rsidR="005A5F50" w:rsidRDefault="005A5F50" w:rsidP="000B1CD8">
      <w:pPr>
        <w:pStyle w:val="1"/>
      </w:pPr>
      <w:bookmarkStart w:id="127" w:name="_Toc40783264"/>
      <w:r>
        <w:rPr>
          <w:rFonts w:hint="eastAsia"/>
        </w:rPr>
        <w:lastRenderedPageBreak/>
        <w:t>系统测试与实现</w:t>
      </w:r>
      <w:bookmarkEnd w:id="126"/>
      <w:bookmarkEnd w:id="127"/>
      <w:r>
        <w:rPr>
          <w:rFonts w:hint="eastAsia"/>
        </w:rPr>
        <w:t xml:space="preserve"> </w:t>
      </w:r>
    </w:p>
    <w:p w:rsidR="005A5F50" w:rsidRDefault="005A5F50" w:rsidP="00D13DFB">
      <w:pPr>
        <w:pStyle w:val="2"/>
      </w:pPr>
      <w:bookmarkStart w:id="128" w:name="_Toc40520515"/>
      <w:bookmarkStart w:id="129" w:name="_Toc40783265"/>
      <w:r>
        <w:rPr>
          <w:rFonts w:hint="eastAsia"/>
        </w:rPr>
        <w:t>系统测试方案</w:t>
      </w:r>
      <w:bookmarkEnd w:id="128"/>
      <w:bookmarkEnd w:id="129"/>
    </w:p>
    <w:p w:rsidR="005A5F50" w:rsidRDefault="005A5F50" w:rsidP="005A5F50">
      <w:pPr>
        <w:pStyle w:val="ae"/>
      </w:pPr>
      <w:r>
        <w:rPr>
          <w:rFonts w:hint="eastAsia"/>
        </w:rPr>
        <w:t>在完成软件和硬件设计之后，需要对系统的整体进行测试。测试是产品从设计研发到生产过程中非常重要的环节，决定产品的质量。测试的目的是为了验证设计的合理性，完善系统功能，提高产品稳定性，保证软件流程的正确性。只有通过科学系统地测试才能快速、准确地发现问题。</w:t>
      </w:r>
    </w:p>
    <w:p w:rsidR="005A5F50" w:rsidRDefault="005A5F50" w:rsidP="005A5F50">
      <w:pPr>
        <w:pStyle w:val="ae"/>
      </w:pPr>
      <w:r>
        <w:rPr>
          <w:rFonts w:hint="eastAsia"/>
        </w:rPr>
        <w:t>系统整体设计完成后，先对系统中的各个模块进行测试，而后对系统整体进行可靠性测试及相应的数据分析。</w:t>
      </w:r>
    </w:p>
    <w:p w:rsidR="005A5F50" w:rsidRDefault="005A5F50" w:rsidP="005A5F50">
      <w:pPr>
        <w:pStyle w:val="ae"/>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r>
        <w:rPr>
          <w:rFonts w:hint="eastAsia"/>
        </w:rPr>
        <w:t>蓝牙通信模块进行单独测试，对其敏感特性进行分析。而后，将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r>
        <w:rPr>
          <w:rFonts w:hint="eastAsia"/>
        </w:rPr>
        <w:t>蓝牙模块、</w:t>
      </w:r>
      <w:r>
        <w:rPr>
          <w:rFonts w:hint="eastAsia"/>
        </w:rPr>
        <w:t>JQ8400</w:t>
      </w:r>
      <w:r>
        <w:rPr>
          <w:rFonts w:hint="eastAsia"/>
        </w:rPr>
        <w:t>语音播报模块、</w:t>
      </w:r>
      <w:r>
        <w:rPr>
          <w:rFonts w:hint="eastAsia"/>
        </w:rPr>
        <w:t>SG90</w:t>
      </w:r>
      <w:r>
        <w:rPr>
          <w:rFonts w:hint="eastAsia"/>
        </w:rPr>
        <w:t>舵机控制模块等硬件连接在一直，用蓝牙与</w:t>
      </w:r>
      <w:r>
        <w:rPr>
          <w:rFonts w:hint="eastAsia"/>
        </w:rPr>
        <w:t>PC</w:t>
      </w:r>
      <w:r>
        <w:rPr>
          <w:rFonts w:hint="eastAsia"/>
        </w:rPr>
        <w:t>机连接通信。通过</w:t>
      </w:r>
      <w:r>
        <w:rPr>
          <w:rFonts w:hint="eastAsia"/>
        </w:rPr>
        <w:t>Jlink/SWD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引脚信号与仿真结果比较，分析系统语音识别及蓝牙传输数据的准确性和系统的可靠性，不断修改系统的代码直到系统可用。</w:t>
      </w:r>
    </w:p>
    <w:p w:rsidR="005A5F50" w:rsidRDefault="005A5F50" w:rsidP="00D13DFB">
      <w:pPr>
        <w:pStyle w:val="2"/>
      </w:pPr>
      <w:bookmarkStart w:id="130" w:name="_Toc40520516"/>
      <w:bookmarkStart w:id="131" w:name="_Toc40783266"/>
      <w:r>
        <w:rPr>
          <w:rFonts w:hint="eastAsia"/>
        </w:rPr>
        <w:t>微控制电路程序测试</w:t>
      </w:r>
      <w:bookmarkEnd w:id="130"/>
      <w:bookmarkEnd w:id="131"/>
    </w:p>
    <w:p w:rsidR="005A5F50" w:rsidRPr="00AF35E7" w:rsidRDefault="005A5F50" w:rsidP="005A5F50">
      <w:pPr>
        <w:pStyle w:val="ae"/>
      </w:pPr>
      <w:r w:rsidRPr="00AF35E7">
        <w:rPr>
          <w:rFonts w:hint="eastAsia"/>
        </w:rPr>
        <w:t>通过</w:t>
      </w:r>
      <w:r w:rsidRPr="00AF35E7">
        <w:rPr>
          <w:rFonts w:hint="eastAsia"/>
        </w:rPr>
        <w:t>J-LINK</w:t>
      </w:r>
      <w:r w:rsidRPr="00AF35E7">
        <w:rPr>
          <w:rFonts w:hint="eastAsia"/>
        </w:rPr>
        <w:t>接口，将编译得到的</w:t>
      </w:r>
      <w:r w:rsidRPr="00AF35E7">
        <w:rPr>
          <w:rFonts w:hint="eastAsia"/>
        </w:rPr>
        <w:t>HEX</w:t>
      </w:r>
      <w:r w:rsidRPr="00AF35E7">
        <w:rPr>
          <w:rFonts w:hint="eastAsia"/>
        </w:rPr>
        <w:t>程序执行文件烧写至</w:t>
      </w:r>
      <w:r w:rsidRPr="00AF35E7">
        <w:rPr>
          <w:rFonts w:hint="eastAsia"/>
        </w:rPr>
        <w:t>STM32F103C8T6</w:t>
      </w:r>
      <w:r w:rsidRPr="00AF35E7">
        <w:rPr>
          <w:rFonts w:hint="eastAsia"/>
        </w:rPr>
        <w:t>系统扩展板上，复位系统并进行数据采集，验证系统运行的可靠性和实时性。</w:t>
      </w:r>
    </w:p>
    <w:p w:rsidR="005A5F50" w:rsidRDefault="005A5F50" w:rsidP="00D13DFB">
      <w:pPr>
        <w:pStyle w:val="2"/>
      </w:pPr>
      <w:bookmarkStart w:id="132" w:name="_Toc40520517"/>
      <w:bookmarkStart w:id="133" w:name="_Toc40783267"/>
      <w:r>
        <w:rPr>
          <w:rFonts w:hint="eastAsia"/>
        </w:rPr>
        <w:t>语音识别模块测试</w:t>
      </w:r>
      <w:bookmarkEnd w:id="132"/>
      <w:bookmarkEnd w:id="133"/>
    </w:p>
    <w:p w:rsidR="005A5F50" w:rsidRDefault="005A5F50" w:rsidP="000B1CD8">
      <w:pPr>
        <w:pStyle w:val="3"/>
        <w:ind w:firstLine="480"/>
      </w:pPr>
      <w:bookmarkStart w:id="134" w:name="_Toc40520518"/>
      <w:bookmarkStart w:id="135" w:name="_Toc40783268"/>
      <w:r>
        <w:rPr>
          <w:rFonts w:hint="eastAsia"/>
        </w:rPr>
        <w:t>识别指令的测试实验</w:t>
      </w:r>
      <w:bookmarkEnd w:id="134"/>
      <w:bookmarkEnd w:id="135"/>
    </w:p>
    <w:p w:rsidR="00A83B4B" w:rsidRDefault="005A5F50" w:rsidP="005A5F50">
      <w:pPr>
        <w:pStyle w:val="ae"/>
      </w:pPr>
      <w:r>
        <w:rPr>
          <w:rFonts w:hint="eastAsia"/>
        </w:rPr>
        <w:t>语音识别指令的测试实验测试了识别指令的字节长短是否对识别效果有影响，测试系统是否能够很好地在保持交互自然的前提下仍旧控制一定的识别准确率，这是非常重要的一项指标。为此做了相关实验，一共选择</w:t>
      </w:r>
      <w:r>
        <w:rPr>
          <w:rFonts w:hint="eastAsia"/>
        </w:rPr>
        <w:t>5</w:t>
      </w:r>
      <w:r>
        <w:rPr>
          <w:rFonts w:hint="eastAsia"/>
        </w:rPr>
        <w:t>条不同长度的预存识别指令，对于每条指令的识别率进行统计，看是否能够达到识别精确度的要求。根据测试结果我们不难看出，针对非特定人的语音识别系统可以保持较为良好的语音识别效率进行对不同语音识别指令的识别效果。当然，随着识别指令的长度增加，识别效率也有相应的影响，但是仍在可接受的识别效率范围内，这点是需要再继续改进的地方。</w:t>
      </w:r>
    </w:p>
    <w:p w:rsidR="00A83B4B" w:rsidRDefault="00A83B4B">
      <w:pPr>
        <w:widowControl/>
        <w:jc w:val="left"/>
        <w:rPr>
          <w:rFonts w:ascii="Times New Roman" w:eastAsia="宋体" w:hAnsi="Times New Roman"/>
          <w:sz w:val="24"/>
          <w:szCs w:val="24"/>
        </w:rPr>
      </w:pPr>
      <w:r>
        <w:br w:type="page"/>
      </w:r>
    </w:p>
    <w:p w:rsidR="00666B16" w:rsidRDefault="00666B16" w:rsidP="00666B16">
      <w:pPr>
        <w:pStyle w:val="af8"/>
      </w:pPr>
      <w:r>
        <w:rPr>
          <w:rFonts w:hint="eastAsia"/>
        </w:rPr>
        <w:lastRenderedPageBreak/>
        <w:t>表</w:t>
      </w:r>
      <w:r>
        <w:rPr>
          <w:rFonts w:hint="eastAsia"/>
        </w:rPr>
        <w:t xml:space="preserve"> </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275244">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275244">
        <w:rPr>
          <w:noProof/>
        </w:rPr>
        <w:t>1</w:t>
      </w:r>
      <w:r w:rsidR="00275244">
        <w:fldChar w:fldCharType="end"/>
      </w:r>
      <w:r>
        <w:rPr>
          <w:rFonts w:hint="eastAsia"/>
        </w:rPr>
        <w:t>不同字节长度的指令平均识别率</w:t>
      </w:r>
    </w:p>
    <w:tbl>
      <w:tblPr>
        <w:tblStyle w:val="a8"/>
        <w:tblW w:w="0" w:type="auto"/>
        <w:jc w:val="center"/>
        <w:tblLook w:val="04A0" w:firstRow="1" w:lastRow="0" w:firstColumn="1" w:lastColumn="0" w:noHBand="0" w:noVBand="1"/>
      </w:tblPr>
      <w:tblGrid>
        <w:gridCol w:w="1905"/>
        <w:gridCol w:w="1906"/>
        <w:gridCol w:w="1906"/>
      </w:tblGrid>
      <w:tr w:rsidR="005A5F50" w:rsidTr="00120AC1">
        <w:trPr>
          <w:trHeight w:val="345"/>
          <w:jc w:val="center"/>
        </w:trPr>
        <w:tc>
          <w:tcPr>
            <w:tcW w:w="1905" w:type="dxa"/>
          </w:tcPr>
          <w:p w:rsidR="005A5F50" w:rsidRDefault="005A5F50" w:rsidP="00993213">
            <w:pPr>
              <w:pStyle w:val="af8"/>
            </w:pPr>
            <w:r>
              <w:rPr>
                <w:rFonts w:hint="eastAsia"/>
              </w:rPr>
              <w:t>识别指令序号</w:t>
            </w:r>
          </w:p>
        </w:tc>
        <w:tc>
          <w:tcPr>
            <w:tcW w:w="1906" w:type="dxa"/>
          </w:tcPr>
          <w:p w:rsidR="005A5F50" w:rsidRDefault="005A5F50" w:rsidP="00993213">
            <w:pPr>
              <w:pStyle w:val="af8"/>
            </w:pPr>
            <w:r>
              <w:rPr>
                <w:rFonts w:hint="eastAsia"/>
              </w:rPr>
              <w:t>指令长度（字节）</w:t>
            </w:r>
          </w:p>
        </w:tc>
        <w:tc>
          <w:tcPr>
            <w:tcW w:w="1906" w:type="dxa"/>
          </w:tcPr>
          <w:p w:rsidR="005A5F50" w:rsidRDefault="005A5F50" w:rsidP="00993213">
            <w:pPr>
              <w:pStyle w:val="af8"/>
            </w:pPr>
            <w:r>
              <w:rPr>
                <w:rFonts w:hint="eastAsia"/>
              </w:rPr>
              <w:t>平均识别率（</w:t>
            </w:r>
            <w:r>
              <w:rPr>
                <w:rFonts w:hint="eastAsia"/>
              </w:rPr>
              <w:t>%</w:t>
            </w:r>
            <w:r>
              <w:rPr>
                <w:rFonts w:hint="eastAsia"/>
              </w:rPr>
              <w:t>）</w:t>
            </w:r>
          </w:p>
        </w:tc>
      </w:tr>
      <w:tr w:rsidR="005A5F50" w:rsidTr="00120AC1">
        <w:trPr>
          <w:trHeight w:val="354"/>
          <w:jc w:val="center"/>
        </w:trPr>
        <w:tc>
          <w:tcPr>
            <w:tcW w:w="1905" w:type="dxa"/>
          </w:tcPr>
          <w:p w:rsidR="005A5F50" w:rsidRDefault="005A5F50" w:rsidP="00993213">
            <w:pPr>
              <w:pStyle w:val="af8"/>
            </w:pPr>
            <w:r>
              <w:rPr>
                <w:rFonts w:hint="eastAsia"/>
              </w:rPr>
              <w:t>00</w:t>
            </w:r>
          </w:p>
        </w:tc>
        <w:tc>
          <w:tcPr>
            <w:tcW w:w="1906" w:type="dxa"/>
          </w:tcPr>
          <w:p w:rsidR="005A5F50" w:rsidRDefault="005A5F50" w:rsidP="00993213">
            <w:pPr>
              <w:pStyle w:val="af8"/>
            </w:pPr>
            <w:r>
              <w:rPr>
                <w:rFonts w:hint="eastAsia"/>
              </w:rPr>
              <w:t>2</w:t>
            </w:r>
          </w:p>
        </w:tc>
        <w:tc>
          <w:tcPr>
            <w:tcW w:w="1906" w:type="dxa"/>
          </w:tcPr>
          <w:p w:rsidR="005A5F50" w:rsidRDefault="005A5F50" w:rsidP="00993213">
            <w:pPr>
              <w:pStyle w:val="af8"/>
            </w:pPr>
            <w:r>
              <w:rPr>
                <w:rFonts w:hint="eastAsia"/>
              </w:rPr>
              <w:t>89%</w:t>
            </w:r>
          </w:p>
        </w:tc>
      </w:tr>
      <w:tr w:rsidR="005A5F50" w:rsidTr="00120AC1">
        <w:trPr>
          <w:trHeight w:val="345"/>
          <w:jc w:val="center"/>
        </w:trPr>
        <w:tc>
          <w:tcPr>
            <w:tcW w:w="1905" w:type="dxa"/>
          </w:tcPr>
          <w:p w:rsidR="005A5F50" w:rsidRDefault="005A5F50" w:rsidP="00993213">
            <w:pPr>
              <w:pStyle w:val="af8"/>
            </w:pPr>
            <w:r>
              <w:rPr>
                <w:rFonts w:hint="eastAsia"/>
              </w:rPr>
              <w:t>01</w:t>
            </w:r>
          </w:p>
        </w:tc>
        <w:tc>
          <w:tcPr>
            <w:tcW w:w="1906" w:type="dxa"/>
          </w:tcPr>
          <w:p w:rsidR="005A5F50" w:rsidRDefault="005A5F50" w:rsidP="00993213">
            <w:pPr>
              <w:pStyle w:val="af8"/>
            </w:pPr>
            <w:r>
              <w:rPr>
                <w:rFonts w:hint="eastAsia"/>
              </w:rPr>
              <w:t>3</w:t>
            </w:r>
          </w:p>
        </w:tc>
        <w:tc>
          <w:tcPr>
            <w:tcW w:w="1906" w:type="dxa"/>
          </w:tcPr>
          <w:p w:rsidR="005A5F50" w:rsidRDefault="005A5F50" w:rsidP="00993213">
            <w:pPr>
              <w:pStyle w:val="af8"/>
            </w:pPr>
            <w:r>
              <w:rPr>
                <w:rFonts w:hint="eastAsia"/>
              </w:rPr>
              <w:t>82%</w:t>
            </w:r>
          </w:p>
        </w:tc>
      </w:tr>
      <w:tr w:rsidR="005A5F50" w:rsidTr="00120AC1">
        <w:trPr>
          <w:trHeight w:val="354"/>
          <w:jc w:val="center"/>
        </w:trPr>
        <w:tc>
          <w:tcPr>
            <w:tcW w:w="1905" w:type="dxa"/>
          </w:tcPr>
          <w:p w:rsidR="005A5F50" w:rsidRDefault="005A5F50" w:rsidP="00993213">
            <w:pPr>
              <w:pStyle w:val="af8"/>
            </w:pPr>
            <w:r>
              <w:rPr>
                <w:rFonts w:hint="eastAsia"/>
              </w:rPr>
              <w:t>02</w:t>
            </w:r>
          </w:p>
        </w:tc>
        <w:tc>
          <w:tcPr>
            <w:tcW w:w="1906" w:type="dxa"/>
          </w:tcPr>
          <w:p w:rsidR="005A5F50" w:rsidRDefault="005A5F50" w:rsidP="00993213">
            <w:pPr>
              <w:pStyle w:val="af8"/>
            </w:pPr>
            <w:r>
              <w:rPr>
                <w:rFonts w:hint="eastAsia"/>
              </w:rPr>
              <w:t>4</w:t>
            </w:r>
          </w:p>
        </w:tc>
        <w:tc>
          <w:tcPr>
            <w:tcW w:w="1906" w:type="dxa"/>
          </w:tcPr>
          <w:p w:rsidR="005A5F50" w:rsidRDefault="005A5F50" w:rsidP="00993213">
            <w:pPr>
              <w:pStyle w:val="af8"/>
            </w:pPr>
            <w:r>
              <w:rPr>
                <w:rFonts w:hint="eastAsia"/>
              </w:rPr>
              <w:t>91%</w:t>
            </w:r>
          </w:p>
        </w:tc>
      </w:tr>
      <w:tr w:rsidR="005A5F50" w:rsidTr="00120AC1">
        <w:trPr>
          <w:trHeight w:val="345"/>
          <w:jc w:val="center"/>
        </w:trPr>
        <w:tc>
          <w:tcPr>
            <w:tcW w:w="1905" w:type="dxa"/>
          </w:tcPr>
          <w:p w:rsidR="005A5F50" w:rsidRDefault="005A5F50" w:rsidP="00993213">
            <w:pPr>
              <w:pStyle w:val="af8"/>
            </w:pPr>
            <w:r>
              <w:rPr>
                <w:rFonts w:hint="eastAsia"/>
              </w:rPr>
              <w:t>04</w:t>
            </w:r>
          </w:p>
        </w:tc>
        <w:tc>
          <w:tcPr>
            <w:tcW w:w="1906" w:type="dxa"/>
          </w:tcPr>
          <w:p w:rsidR="005A5F50" w:rsidRDefault="005A5F50" w:rsidP="00993213">
            <w:pPr>
              <w:pStyle w:val="af8"/>
            </w:pPr>
            <w:r>
              <w:rPr>
                <w:rFonts w:hint="eastAsia"/>
              </w:rPr>
              <w:t>5</w:t>
            </w:r>
          </w:p>
        </w:tc>
        <w:tc>
          <w:tcPr>
            <w:tcW w:w="1906" w:type="dxa"/>
          </w:tcPr>
          <w:p w:rsidR="005A5F50" w:rsidRDefault="005A5F50" w:rsidP="00993213">
            <w:pPr>
              <w:pStyle w:val="af8"/>
            </w:pPr>
            <w:r>
              <w:rPr>
                <w:rFonts w:hint="eastAsia"/>
              </w:rPr>
              <w:t>86%</w:t>
            </w:r>
          </w:p>
        </w:tc>
      </w:tr>
      <w:tr w:rsidR="005A5F50" w:rsidTr="00120AC1">
        <w:trPr>
          <w:trHeight w:val="354"/>
          <w:jc w:val="center"/>
        </w:trPr>
        <w:tc>
          <w:tcPr>
            <w:tcW w:w="1905" w:type="dxa"/>
          </w:tcPr>
          <w:p w:rsidR="005A5F50" w:rsidRDefault="005A5F50" w:rsidP="00993213">
            <w:pPr>
              <w:pStyle w:val="af8"/>
            </w:pPr>
            <w:r>
              <w:rPr>
                <w:rFonts w:hint="eastAsia"/>
              </w:rPr>
              <w:t>05</w:t>
            </w:r>
          </w:p>
        </w:tc>
        <w:tc>
          <w:tcPr>
            <w:tcW w:w="1906" w:type="dxa"/>
          </w:tcPr>
          <w:p w:rsidR="005A5F50" w:rsidRDefault="005A5F50" w:rsidP="00993213">
            <w:pPr>
              <w:pStyle w:val="af8"/>
            </w:pPr>
            <w:r>
              <w:rPr>
                <w:rFonts w:hint="eastAsia"/>
              </w:rPr>
              <w:t>6</w:t>
            </w:r>
          </w:p>
        </w:tc>
        <w:tc>
          <w:tcPr>
            <w:tcW w:w="1906" w:type="dxa"/>
          </w:tcPr>
          <w:p w:rsidR="005A5F50" w:rsidRDefault="005A5F50" w:rsidP="00993213">
            <w:pPr>
              <w:pStyle w:val="af8"/>
            </w:pPr>
            <w:r>
              <w:rPr>
                <w:rFonts w:hint="eastAsia"/>
              </w:rPr>
              <w:t>83%</w:t>
            </w:r>
          </w:p>
        </w:tc>
      </w:tr>
    </w:tbl>
    <w:p w:rsidR="005A5F50" w:rsidRDefault="005A5F50" w:rsidP="000B1CD8">
      <w:pPr>
        <w:pStyle w:val="3"/>
        <w:ind w:firstLine="480"/>
      </w:pPr>
      <w:bookmarkStart w:id="136" w:name="_Toc40520519"/>
      <w:bookmarkStart w:id="137" w:name="_Toc40783269"/>
      <w:r>
        <w:rPr>
          <w:rFonts w:hint="eastAsia"/>
        </w:rPr>
        <w:t>识别时间的对比测试</w:t>
      </w:r>
      <w:bookmarkEnd w:id="136"/>
      <w:bookmarkEnd w:id="137"/>
    </w:p>
    <w:p w:rsidR="00C96183" w:rsidRDefault="005A5F50" w:rsidP="00275244">
      <w:pPr>
        <w:pStyle w:val="ae"/>
      </w:pPr>
      <w:r>
        <w:rPr>
          <w:rFonts w:hint="eastAsia"/>
        </w:rPr>
        <w:t>本文研究并设计的是基于嵌入式硬件平台的离线语音识别智能垃圾分类器系统，相比还有基于云存储、服务器语料库的在线识别系统，本文为了体现该系统在离线环境下的特殊优势，以及在户外多变环境下的适应能力，做了两个不同系统的对比实验，该实验主要是想通过对５个相同的识别指令，分别使用本文设计的离线识别系统和科大讯飞云语音识别两者进行对比实验，主要比较的是两者识别时间的长短。同样该５个识别指令也有不同的字节长短。从测试结果我们可以看出，基于硬件平台的离线识别系统对相同识别指令的识别时间较为明显地少于基于云存储的线上语音识别系统，而且本文的识别系统更可以基于无网络环境下的语音识别，更加适合在户外环境下的语音识别。</w:t>
      </w:r>
    </w:p>
    <w:p w:rsidR="00275244" w:rsidRDefault="00275244" w:rsidP="00275244">
      <w:pPr>
        <w:pStyle w:val="b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766FB4">
        <w:rPr>
          <w:rFonts w:hint="eastAsia"/>
        </w:rPr>
        <w:t>识别时间比较实验</w:t>
      </w:r>
    </w:p>
    <w:tbl>
      <w:tblPr>
        <w:tblStyle w:val="a8"/>
        <w:tblW w:w="0" w:type="auto"/>
        <w:jc w:val="center"/>
        <w:tblLook w:val="04A0" w:firstRow="1" w:lastRow="0" w:firstColumn="1" w:lastColumn="0" w:noHBand="0" w:noVBand="1"/>
      </w:tblPr>
      <w:tblGrid>
        <w:gridCol w:w="1826"/>
        <w:gridCol w:w="1826"/>
        <w:gridCol w:w="1827"/>
        <w:gridCol w:w="1827"/>
      </w:tblGrid>
      <w:tr w:rsidR="005A5F50" w:rsidTr="00120AC1">
        <w:trPr>
          <w:trHeight w:val="570"/>
          <w:jc w:val="center"/>
        </w:trPr>
        <w:tc>
          <w:tcPr>
            <w:tcW w:w="1826" w:type="dxa"/>
          </w:tcPr>
          <w:p w:rsidR="005A5F50" w:rsidRDefault="005A5F50" w:rsidP="00C96183">
            <w:pPr>
              <w:pStyle w:val="af8"/>
            </w:pPr>
            <w:r>
              <w:rPr>
                <w:rFonts w:hint="eastAsia"/>
              </w:rPr>
              <w:t>识别指令序号</w:t>
            </w:r>
          </w:p>
        </w:tc>
        <w:tc>
          <w:tcPr>
            <w:tcW w:w="1826" w:type="dxa"/>
          </w:tcPr>
          <w:p w:rsidR="005A5F50" w:rsidRDefault="005A5F50" w:rsidP="00C96183">
            <w:pPr>
              <w:pStyle w:val="af8"/>
            </w:pPr>
            <w:r>
              <w:rPr>
                <w:rFonts w:hint="eastAsia"/>
              </w:rPr>
              <w:t>识别指令长度</w:t>
            </w:r>
          </w:p>
        </w:tc>
        <w:tc>
          <w:tcPr>
            <w:tcW w:w="1827" w:type="dxa"/>
          </w:tcPr>
          <w:p w:rsidR="005A5F50" w:rsidRDefault="005A5F50" w:rsidP="00C96183">
            <w:pPr>
              <w:pStyle w:val="af8"/>
            </w:pPr>
            <w:r>
              <w:rPr>
                <w:rFonts w:hint="eastAsia"/>
              </w:rPr>
              <w:t>离线识别系统识别时间</w:t>
            </w:r>
          </w:p>
        </w:tc>
        <w:tc>
          <w:tcPr>
            <w:tcW w:w="1827" w:type="dxa"/>
          </w:tcPr>
          <w:p w:rsidR="005A5F50" w:rsidRDefault="005A5F50" w:rsidP="00C96183">
            <w:pPr>
              <w:pStyle w:val="af8"/>
            </w:pPr>
            <w:r>
              <w:rPr>
                <w:rFonts w:hint="eastAsia"/>
              </w:rPr>
              <w:t>云语音系统识别时间</w:t>
            </w:r>
          </w:p>
        </w:tc>
      </w:tr>
      <w:tr w:rsidR="005A5F50" w:rsidTr="00120AC1">
        <w:trPr>
          <w:trHeight w:val="281"/>
          <w:jc w:val="center"/>
        </w:trPr>
        <w:tc>
          <w:tcPr>
            <w:tcW w:w="1826" w:type="dxa"/>
          </w:tcPr>
          <w:p w:rsidR="005A5F50" w:rsidRDefault="005A5F50" w:rsidP="00C96183">
            <w:pPr>
              <w:pStyle w:val="af8"/>
            </w:pPr>
            <w:r>
              <w:rPr>
                <w:rFonts w:hint="eastAsia"/>
              </w:rPr>
              <w:t>00</w:t>
            </w:r>
          </w:p>
        </w:tc>
        <w:tc>
          <w:tcPr>
            <w:tcW w:w="1826" w:type="dxa"/>
          </w:tcPr>
          <w:p w:rsidR="005A5F50" w:rsidRDefault="005A5F50" w:rsidP="00C96183">
            <w:pPr>
              <w:pStyle w:val="af8"/>
            </w:pPr>
            <w:r>
              <w:rPr>
                <w:rFonts w:hint="eastAsia"/>
              </w:rPr>
              <w:t>2</w:t>
            </w:r>
          </w:p>
        </w:tc>
        <w:tc>
          <w:tcPr>
            <w:tcW w:w="1827" w:type="dxa"/>
          </w:tcPr>
          <w:p w:rsidR="005A5F50" w:rsidRDefault="005A5F50" w:rsidP="00C96183">
            <w:pPr>
              <w:pStyle w:val="af8"/>
            </w:pPr>
            <w:r>
              <w:rPr>
                <w:rFonts w:hint="eastAsia"/>
              </w:rPr>
              <w:t>1.2s</w:t>
            </w:r>
          </w:p>
        </w:tc>
        <w:tc>
          <w:tcPr>
            <w:tcW w:w="1827" w:type="dxa"/>
          </w:tcPr>
          <w:p w:rsidR="005A5F50" w:rsidRDefault="005A5F50" w:rsidP="00C96183">
            <w:pPr>
              <w:pStyle w:val="af8"/>
            </w:pPr>
            <w:r>
              <w:rPr>
                <w:rFonts w:hint="eastAsia"/>
              </w:rPr>
              <w:t>2.1s</w:t>
            </w:r>
          </w:p>
        </w:tc>
      </w:tr>
      <w:tr w:rsidR="005A5F50" w:rsidTr="00120AC1">
        <w:trPr>
          <w:trHeight w:val="289"/>
          <w:jc w:val="center"/>
        </w:trPr>
        <w:tc>
          <w:tcPr>
            <w:tcW w:w="1826" w:type="dxa"/>
          </w:tcPr>
          <w:p w:rsidR="005A5F50" w:rsidRDefault="005A5F50" w:rsidP="00C96183">
            <w:pPr>
              <w:pStyle w:val="af8"/>
            </w:pPr>
            <w:r>
              <w:rPr>
                <w:rFonts w:hint="eastAsia"/>
              </w:rPr>
              <w:t>01</w:t>
            </w:r>
          </w:p>
        </w:tc>
        <w:tc>
          <w:tcPr>
            <w:tcW w:w="1826" w:type="dxa"/>
          </w:tcPr>
          <w:p w:rsidR="005A5F50" w:rsidRDefault="005A5F50" w:rsidP="00C96183">
            <w:pPr>
              <w:pStyle w:val="af8"/>
            </w:pPr>
            <w:r>
              <w:rPr>
                <w:rFonts w:hint="eastAsia"/>
              </w:rPr>
              <w:t>3</w:t>
            </w:r>
          </w:p>
        </w:tc>
        <w:tc>
          <w:tcPr>
            <w:tcW w:w="1827" w:type="dxa"/>
          </w:tcPr>
          <w:p w:rsidR="005A5F50" w:rsidRDefault="005A5F50" w:rsidP="00C96183">
            <w:pPr>
              <w:pStyle w:val="af8"/>
            </w:pPr>
            <w:r>
              <w:rPr>
                <w:rFonts w:hint="eastAsia"/>
              </w:rPr>
              <w:t>1.4s</w:t>
            </w:r>
          </w:p>
        </w:tc>
        <w:tc>
          <w:tcPr>
            <w:tcW w:w="1827" w:type="dxa"/>
          </w:tcPr>
          <w:p w:rsidR="005A5F50" w:rsidRDefault="005A5F50" w:rsidP="00C96183">
            <w:pPr>
              <w:pStyle w:val="af8"/>
            </w:pPr>
            <w:r>
              <w:rPr>
                <w:rFonts w:hint="eastAsia"/>
              </w:rPr>
              <w:t>1.9s</w:t>
            </w:r>
          </w:p>
        </w:tc>
      </w:tr>
      <w:tr w:rsidR="005A5F50" w:rsidTr="00120AC1">
        <w:trPr>
          <w:trHeight w:val="281"/>
          <w:jc w:val="center"/>
        </w:trPr>
        <w:tc>
          <w:tcPr>
            <w:tcW w:w="1826" w:type="dxa"/>
          </w:tcPr>
          <w:p w:rsidR="005A5F50" w:rsidRDefault="005A5F50" w:rsidP="00C96183">
            <w:pPr>
              <w:pStyle w:val="af8"/>
            </w:pPr>
            <w:r>
              <w:rPr>
                <w:rFonts w:hint="eastAsia"/>
              </w:rPr>
              <w:t>02</w:t>
            </w:r>
          </w:p>
        </w:tc>
        <w:tc>
          <w:tcPr>
            <w:tcW w:w="1826" w:type="dxa"/>
          </w:tcPr>
          <w:p w:rsidR="005A5F50" w:rsidRDefault="005A5F50" w:rsidP="00C96183">
            <w:pPr>
              <w:pStyle w:val="af8"/>
            </w:pPr>
            <w:r>
              <w:rPr>
                <w:rFonts w:hint="eastAsia"/>
              </w:rPr>
              <w:t>4</w:t>
            </w:r>
          </w:p>
        </w:tc>
        <w:tc>
          <w:tcPr>
            <w:tcW w:w="1827" w:type="dxa"/>
          </w:tcPr>
          <w:p w:rsidR="005A5F50" w:rsidRDefault="005A5F50" w:rsidP="00C96183">
            <w:pPr>
              <w:pStyle w:val="af8"/>
            </w:pPr>
            <w:r>
              <w:rPr>
                <w:rFonts w:hint="eastAsia"/>
              </w:rPr>
              <w:t>1.6s</w:t>
            </w:r>
          </w:p>
        </w:tc>
        <w:tc>
          <w:tcPr>
            <w:tcW w:w="1827" w:type="dxa"/>
          </w:tcPr>
          <w:p w:rsidR="005A5F50" w:rsidRDefault="005A5F50" w:rsidP="00C96183">
            <w:pPr>
              <w:pStyle w:val="af8"/>
            </w:pPr>
            <w:r>
              <w:rPr>
                <w:rFonts w:hint="eastAsia"/>
              </w:rPr>
              <w:t>2.4s</w:t>
            </w:r>
          </w:p>
        </w:tc>
      </w:tr>
      <w:tr w:rsidR="005A5F50" w:rsidTr="00120AC1">
        <w:trPr>
          <w:trHeight w:val="289"/>
          <w:jc w:val="center"/>
        </w:trPr>
        <w:tc>
          <w:tcPr>
            <w:tcW w:w="1826" w:type="dxa"/>
          </w:tcPr>
          <w:p w:rsidR="005A5F50" w:rsidRDefault="005A5F50" w:rsidP="00C96183">
            <w:pPr>
              <w:pStyle w:val="af8"/>
            </w:pPr>
            <w:r>
              <w:rPr>
                <w:rFonts w:hint="eastAsia"/>
              </w:rPr>
              <w:t>03</w:t>
            </w:r>
          </w:p>
        </w:tc>
        <w:tc>
          <w:tcPr>
            <w:tcW w:w="1826" w:type="dxa"/>
          </w:tcPr>
          <w:p w:rsidR="005A5F50" w:rsidRDefault="005A5F50" w:rsidP="00C96183">
            <w:pPr>
              <w:pStyle w:val="af8"/>
            </w:pPr>
            <w:r>
              <w:rPr>
                <w:rFonts w:hint="eastAsia"/>
              </w:rPr>
              <w:t>5</w:t>
            </w:r>
          </w:p>
        </w:tc>
        <w:tc>
          <w:tcPr>
            <w:tcW w:w="1827" w:type="dxa"/>
          </w:tcPr>
          <w:p w:rsidR="005A5F50" w:rsidRDefault="005A5F50" w:rsidP="00C96183">
            <w:pPr>
              <w:pStyle w:val="af8"/>
            </w:pPr>
            <w:r>
              <w:rPr>
                <w:rFonts w:hint="eastAsia"/>
              </w:rPr>
              <w:t>1.6s</w:t>
            </w:r>
          </w:p>
        </w:tc>
        <w:tc>
          <w:tcPr>
            <w:tcW w:w="1827" w:type="dxa"/>
          </w:tcPr>
          <w:p w:rsidR="005A5F50" w:rsidRDefault="005A5F50" w:rsidP="00C96183">
            <w:pPr>
              <w:pStyle w:val="af8"/>
            </w:pPr>
            <w:r>
              <w:rPr>
                <w:rFonts w:hint="eastAsia"/>
              </w:rPr>
              <w:t>2.8s</w:t>
            </w:r>
          </w:p>
        </w:tc>
      </w:tr>
      <w:tr w:rsidR="005A5F50" w:rsidTr="00120AC1">
        <w:trPr>
          <w:trHeight w:val="289"/>
          <w:jc w:val="center"/>
        </w:trPr>
        <w:tc>
          <w:tcPr>
            <w:tcW w:w="1826" w:type="dxa"/>
          </w:tcPr>
          <w:p w:rsidR="005A5F50" w:rsidRDefault="005A5F50" w:rsidP="00C96183">
            <w:pPr>
              <w:pStyle w:val="af8"/>
            </w:pPr>
            <w:r>
              <w:rPr>
                <w:rFonts w:hint="eastAsia"/>
              </w:rPr>
              <w:t>04</w:t>
            </w:r>
          </w:p>
        </w:tc>
        <w:tc>
          <w:tcPr>
            <w:tcW w:w="1826" w:type="dxa"/>
          </w:tcPr>
          <w:p w:rsidR="005A5F50" w:rsidRDefault="005A5F50" w:rsidP="00C96183">
            <w:pPr>
              <w:pStyle w:val="af8"/>
            </w:pPr>
            <w:r>
              <w:rPr>
                <w:rFonts w:hint="eastAsia"/>
              </w:rPr>
              <w:t>6</w:t>
            </w:r>
          </w:p>
        </w:tc>
        <w:tc>
          <w:tcPr>
            <w:tcW w:w="1827" w:type="dxa"/>
          </w:tcPr>
          <w:p w:rsidR="005A5F50" w:rsidRDefault="005A5F50" w:rsidP="00C96183">
            <w:pPr>
              <w:pStyle w:val="af8"/>
            </w:pPr>
            <w:r>
              <w:rPr>
                <w:rFonts w:hint="eastAsia"/>
              </w:rPr>
              <w:t>1.8s</w:t>
            </w:r>
          </w:p>
        </w:tc>
        <w:tc>
          <w:tcPr>
            <w:tcW w:w="1827" w:type="dxa"/>
          </w:tcPr>
          <w:p w:rsidR="005A5F50" w:rsidRDefault="005A5F50" w:rsidP="00C96183">
            <w:pPr>
              <w:pStyle w:val="af8"/>
            </w:pPr>
            <w:r>
              <w:rPr>
                <w:rFonts w:hint="eastAsia"/>
              </w:rPr>
              <w:t>2.7s</w:t>
            </w:r>
          </w:p>
        </w:tc>
      </w:tr>
    </w:tbl>
    <w:p w:rsidR="005A5F50" w:rsidRDefault="005A5F50" w:rsidP="000B1CD8">
      <w:pPr>
        <w:pStyle w:val="3"/>
        <w:ind w:firstLine="480"/>
      </w:pPr>
      <w:bookmarkStart w:id="138" w:name="_Toc40520520"/>
      <w:bookmarkStart w:id="139" w:name="_Toc40783270"/>
      <w:r>
        <w:rPr>
          <w:rFonts w:hint="eastAsia"/>
        </w:rPr>
        <w:t>系统抗噪实验</w:t>
      </w:r>
      <w:bookmarkEnd w:id="138"/>
      <w:bookmarkEnd w:id="139"/>
    </w:p>
    <w:p w:rsidR="005A5F50" w:rsidRDefault="005A5F50" w:rsidP="005A5F50">
      <w:pPr>
        <w:pStyle w:val="ae"/>
      </w:pPr>
      <w:r>
        <w:rPr>
          <w:rFonts w:hint="eastAsia"/>
        </w:rPr>
        <w:t>在该实验中，我们需要针对户外的特殊环境进行对抗造性能进行测试。我们通常会用信噪比（</w:t>
      </w:r>
      <w:r>
        <w:rPr>
          <w:rFonts w:hint="eastAsia"/>
        </w:rPr>
        <w:t>SNR</w:t>
      </w:r>
      <w:r>
        <w:rPr>
          <w:rFonts w:hint="eastAsia"/>
        </w:rPr>
        <w:t>）这个概念来衡量噪声的干扰程度。在本次实验中，我们加入了噪声信号，因此信噪比的值就是音频信号的平均值与噪声的比值。当然随着信噪比的值越高，也就表示全局环境就越适合语音识别，因此根据不同信噪比，我们对该硬件系统进行了测试。本实验是在每个信噪比下，通过对３个识别指令，每条指令进行</w:t>
      </w:r>
      <w:r>
        <w:rPr>
          <w:rFonts w:hint="eastAsia"/>
        </w:rPr>
        <w:t>10</w:t>
      </w:r>
      <w:r>
        <w:rPr>
          <w:rFonts w:hint="eastAsia"/>
        </w:rPr>
        <w:t>次重复识别，然后将识别率取平均值。从测试结果中我们可以明显的看见随着信噪比值的增大，系统的识别效率也有着明显的提高，但是在噪声环境非常大的情况下，系统的识别效率还是有所不足，需要进行改进。</w:t>
      </w:r>
    </w:p>
    <w:p w:rsidR="005A5F50" w:rsidRDefault="005A5F50" w:rsidP="00D13DFB">
      <w:pPr>
        <w:pStyle w:val="2"/>
      </w:pPr>
      <w:bookmarkStart w:id="140" w:name="_Toc40520521"/>
      <w:bookmarkStart w:id="141" w:name="_Toc40783271"/>
      <w:r>
        <w:rPr>
          <w:rFonts w:hint="eastAsia"/>
        </w:rPr>
        <w:t>蓝牙无线通信模块测试</w:t>
      </w:r>
      <w:bookmarkEnd w:id="140"/>
      <w:bookmarkEnd w:id="141"/>
    </w:p>
    <w:p w:rsidR="005A5F50" w:rsidRDefault="005A5F50" w:rsidP="005A5F50">
      <w:pPr>
        <w:pStyle w:val="ae"/>
      </w:pPr>
      <w:r>
        <w:rPr>
          <w:rFonts w:hint="eastAsia"/>
        </w:rPr>
        <w:t>系统中，</w:t>
      </w:r>
      <w:r>
        <w:rPr>
          <w:rFonts w:hint="eastAsia"/>
        </w:rPr>
        <w:t>HC</w:t>
      </w:r>
      <w:r>
        <w:rPr>
          <w:rFonts w:hint="eastAsia"/>
        </w:rPr>
        <w:t>—</w:t>
      </w:r>
      <w:r>
        <w:rPr>
          <w:rFonts w:hint="eastAsia"/>
        </w:rPr>
        <w:t>05</w:t>
      </w:r>
      <w:r>
        <w:rPr>
          <w:rFonts w:hint="eastAsia"/>
        </w:rPr>
        <w:t>蓝牙模块为</w:t>
      </w:r>
      <w:r>
        <w:rPr>
          <w:rFonts w:hint="eastAsia"/>
        </w:rPr>
        <w:t>STM32F103C8T6</w:t>
      </w:r>
      <w:r>
        <w:rPr>
          <w:rFonts w:hint="eastAsia"/>
        </w:rPr>
        <w:t>主控芯片与电脑上位机之间</w:t>
      </w:r>
      <w:r>
        <w:rPr>
          <w:rFonts w:hint="eastAsia"/>
        </w:rPr>
        <w:lastRenderedPageBreak/>
        <w:t>提供了无线通信渠道。系统可以通过蓝牙模块向电脑平台终端上位机发送实时的气压与温度数据。为测试蓝牙模块与上位机通信时数据传输是否稳定可靠，使用相应的软件，向主控芯片的蓝牙串口模块注入测试数据，定时向电脑上位机发送，在电脑端平台上位机上使用相应的串口助手去检验数据的一致性。测试数据使用</w:t>
      </w:r>
      <w:r>
        <w:rPr>
          <w:rFonts w:hint="eastAsia"/>
        </w:rPr>
        <w:t>PC</w:t>
      </w:r>
      <w:r>
        <w:rPr>
          <w:rFonts w:hint="eastAsia"/>
        </w:rPr>
        <w:t>端串口助手来设定，</w:t>
      </w:r>
      <w:r>
        <w:rPr>
          <w:rFonts w:hint="eastAsia"/>
        </w:rPr>
        <w:t>XCOM</w:t>
      </w:r>
      <w:r>
        <w:rPr>
          <w:rFonts w:hint="eastAsia"/>
        </w:rPr>
        <w:t>串口助手软件通过</w:t>
      </w:r>
      <w:r>
        <w:rPr>
          <w:rFonts w:hint="eastAsia"/>
        </w:rPr>
        <w:t>PC</w:t>
      </w:r>
      <w:r>
        <w:rPr>
          <w:rFonts w:hint="eastAsia"/>
        </w:rPr>
        <w:t>端串口向</w:t>
      </w:r>
      <w:r>
        <w:rPr>
          <w:rFonts w:hint="eastAsia"/>
        </w:rPr>
        <w:t>STM32F103C8T6</w:t>
      </w:r>
      <w:r>
        <w:rPr>
          <w:rFonts w:hint="eastAsia"/>
        </w:rPr>
        <w:t>主控芯片注入测试数据，主控芯片通过</w:t>
      </w:r>
      <w:r>
        <w:rPr>
          <w:rFonts w:hint="eastAsia"/>
        </w:rPr>
        <w:t>USART</w:t>
      </w:r>
      <w:r>
        <w:rPr>
          <w:rFonts w:hint="eastAsia"/>
        </w:rPr>
        <w:t>串口向蓝牙模块发送测试数据，蓝牙模块按设定好的频率向连接到的蓝牙设备发送测试数据。</w:t>
      </w:r>
      <w:r>
        <w:rPr>
          <w:rFonts w:hint="eastAsia"/>
        </w:rPr>
        <w:t>XCOM</w:t>
      </w:r>
      <w:r>
        <w:rPr>
          <w:rFonts w:hint="eastAsia"/>
        </w:rPr>
        <w:t>串口助手设置通信波特率为</w:t>
      </w:r>
      <w:r>
        <w:rPr>
          <w:rFonts w:hint="eastAsia"/>
        </w:rPr>
        <w:t>9600</w:t>
      </w:r>
      <w:r>
        <w:rPr>
          <w:rFonts w:hint="eastAsia"/>
        </w:rPr>
        <w:t>，每秒向</w:t>
      </w:r>
      <w:r>
        <w:rPr>
          <w:rFonts w:hint="eastAsia"/>
        </w:rPr>
        <w:t>STM32F103C8T6</w:t>
      </w:r>
      <w:r>
        <w:rPr>
          <w:rFonts w:hint="eastAsia"/>
        </w:rPr>
        <w:t>主控芯片发送一次测试数据，查看</w:t>
      </w:r>
      <w:r>
        <w:rPr>
          <w:rFonts w:hint="eastAsia"/>
        </w:rPr>
        <w:t>PC</w:t>
      </w:r>
      <w:r>
        <w:rPr>
          <w:rFonts w:hint="eastAsia"/>
        </w:rPr>
        <w:t>端能否正常接收。</w:t>
      </w:r>
    </w:p>
    <w:p w:rsidR="005A5F50" w:rsidRDefault="005A5F50" w:rsidP="00D13DFB">
      <w:pPr>
        <w:pStyle w:val="2"/>
      </w:pPr>
      <w:bookmarkStart w:id="142" w:name="_Toc40520522"/>
      <w:bookmarkStart w:id="143" w:name="_Toc40783272"/>
      <w:r>
        <w:rPr>
          <w:rFonts w:hint="eastAsia"/>
        </w:rPr>
        <w:t>语音输出模块测试</w:t>
      </w:r>
      <w:bookmarkEnd w:id="142"/>
      <w:bookmarkEnd w:id="143"/>
    </w:p>
    <w:p w:rsidR="005A5F50" w:rsidRDefault="005A5F50" w:rsidP="005A5F50">
      <w:pPr>
        <w:pStyle w:val="ae"/>
        <w:ind w:firstLineChars="0" w:firstLine="420"/>
      </w:pPr>
      <w:r>
        <w:rPr>
          <w:rFonts w:hint="eastAsia"/>
        </w:rPr>
        <w:t>语音输出模块使用的一个外围电路非常简单的</w:t>
      </w:r>
      <w:r>
        <w:rPr>
          <w:rFonts w:hint="eastAsia"/>
        </w:rPr>
        <w:t>JQ8400</w:t>
      </w:r>
      <w:r>
        <w:rPr>
          <w:rFonts w:hint="eastAsia"/>
        </w:rPr>
        <w:t>语音芯片，其硬件部分基本无需调试，调试仅为程序部分：将预先编写的程序烧写进单片机，调用相关语音播放程序接口播放对应地址的语音内容，若播放没有问题表示此模块功能调试完毕，如果不能播放或者播放错误，则需要对各数据脚和手册进行对照。</w:t>
      </w:r>
    </w:p>
    <w:p w:rsidR="005A5F50" w:rsidRDefault="005A5F50" w:rsidP="005A5F50">
      <w:pPr>
        <w:pStyle w:val="ae"/>
      </w:pPr>
      <w:r>
        <w:rPr>
          <w:rFonts w:hint="eastAsia"/>
        </w:rPr>
        <w:t>实际使用发现语音内容无法正确播放，查看使用手册，说明延时函数的延时时间不够精确，脉冲宽度太小则无法被芯片准确识别，修正后模块可正常使用、语音内容正确播放。</w:t>
      </w:r>
    </w:p>
    <w:p w:rsidR="005A5F50" w:rsidRDefault="005A5F50" w:rsidP="00D13DFB">
      <w:pPr>
        <w:pStyle w:val="2"/>
      </w:pPr>
      <w:bookmarkStart w:id="144" w:name="_Toc40520523"/>
      <w:bookmarkStart w:id="145" w:name="_Toc40783273"/>
      <w:r>
        <w:rPr>
          <w:rFonts w:hint="eastAsia"/>
        </w:rPr>
        <w:t>本章小结</w:t>
      </w:r>
      <w:bookmarkEnd w:id="144"/>
      <w:bookmarkEnd w:id="145"/>
    </w:p>
    <w:p w:rsidR="002B485C" w:rsidRDefault="005A5F50" w:rsidP="005A5F50">
      <w:pPr>
        <w:pStyle w:val="ae"/>
      </w:pPr>
      <w:r>
        <w:rPr>
          <w:rFonts w:hint="eastAsia"/>
        </w:rPr>
        <w:t>本章在系统嵌入式软件、系统硬件、外设等元素已经确认的基础上，进行系统的各种模块的测试和确认测试，包括测试每个模块的程序是否有错误、测试模块之间的接口是否正确、测试整个软件系统是否满足设计功能和性能的要求。通过与系统的需求相比较，所开发的系统与设计需求基本一致。在调试过程中，也发现了程序编写中的一些漏洞与错误，经过改进，完善了软件系统的编程，提高了可靠性。</w:t>
      </w:r>
    </w:p>
    <w:p w:rsidR="002B485C" w:rsidRDefault="002B485C">
      <w:pPr>
        <w:widowControl/>
        <w:jc w:val="left"/>
        <w:rPr>
          <w:rFonts w:ascii="Times New Roman" w:eastAsia="宋体" w:hAnsi="Times New Roman"/>
          <w:sz w:val="24"/>
          <w:szCs w:val="24"/>
        </w:rPr>
      </w:pPr>
      <w:r>
        <w:br w:type="page"/>
      </w:r>
    </w:p>
    <w:p w:rsidR="005A5F50" w:rsidRDefault="005A5F50" w:rsidP="000B1CD8">
      <w:pPr>
        <w:pStyle w:val="1"/>
      </w:pPr>
      <w:bookmarkStart w:id="146" w:name="_Toc40520524"/>
      <w:bookmarkStart w:id="147" w:name="_Toc40783274"/>
      <w:r>
        <w:rPr>
          <w:rFonts w:hint="eastAsia"/>
        </w:rPr>
        <w:lastRenderedPageBreak/>
        <w:t>总结与展望</w:t>
      </w:r>
      <w:bookmarkEnd w:id="146"/>
      <w:bookmarkEnd w:id="147"/>
    </w:p>
    <w:p w:rsidR="005A5F50" w:rsidRDefault="005A5F50" w:rsidP="00D13DFB">
      <w:pPr>
        <w:pStyle w:val="2"/>
      </w:pPr>
      <w:bookmarkStart w:id="148" w:name="_Toc40520525"/>
      <w:bookmarkStart w:id="149" w:name="_Toc40783275"/>
      <w:r>
        <w:rPr>
          <w:rFonts w:hint="eastAsia"/>
        </w:rPr>
        <w:t>总结</w:t>
      </w:r>
      <w:bookmarkEnd w:id="148"/>
      <w:bookmarkEnd w:id="149"/>
    </w:p>
    <w:p w:rsidR="005A5F50" w:rsidRPr="00FA335E" w:rsidRDefault="005A5F50" w:rsidP="00FA335E">
      <w:pPr>
        <w:pStyle w:val="ae"/>
      </w:pPr>
      <w:r w:rsidRPr="00FA335E">
        <w:rPr>
          <w:rFonts w:hint="eastAsia"/>
        </w:rPr>
        <w:t>本次设计的语音识别智能垃圾分类器系统</w:t>
      </w:r>
      <w:r w:rsidRPr="00FA335E">
        <w:rPr>
          <w:rFonts w:hint="eastAsia"/>
        </w:rPr>
        <w:t xml:space="preserve"> </w:t>
      </w:r>
      <w:r w:rsidRPr="00FA335E">
        <w:rPr>
          <w:rFonts w:hint="eastAsia"/>
        </w:rPr>
        <w:t>具有了语音识别，垃圾分类检测、语音播报、舵机控制、无线通信功能。经查阅资料，了解到国内生产的智能垃圾桶的种类普遍比国外的少，且功能也比较单一，国外对垃圾桶的研究相对较早、较深入。通过研究现状可以看出国内外学者对垃圾桶的“智能化”做了大量研究，有些智能垃圾桶已经投入了使用，但结合现实发展，并不是贴上了“智能化”标签的垃圾桶都能被人们接受，需要不断优化与改进。而本次设计正是针对这些不足完成了一项低成本、高效率、多功能控制系统的智能垃圾桶的设计，具有重要的实用价值。</w:t>
      </w:r>
    </w:p>
    <w:p w:rsidR="005A5F50" w:rsidRPr="00FA335E" w:rsidRDefault="005A5F50" w:rsidP="00FA335E">
      <w:pPr>
        <w:pStyle w:val="ae"/>
      </w:pPr>
      <w:r w:rsidRPr="00FA335E">
        <w:rPr>
          <w:rFonts w:hint="eastAsia"/>
        </w:rPr>
        <w:t>本次设计是在查阅网上资源和相关文献资料，研究了国内外智能垃圾桶现状对其有了一定认识的基础上，对比国内外同类产品，获得了有价值的信息，最后确定适合系统的设计方案，设计思路为：确定智能垃圾桶功能、确定相关芯片型号并设计结构、绘制电路图、编写程序、调试。</w:t>
      </w:r>
    </w:p>
    <w:p w:rsidR="005A5F50" w:rsidRDefault="005A5F50" w:rsidP="005A5F50">
      <w:pPr>
        <w:pStyle w:val="ae"/>
      </w:pPr>
      <w:r>
        <w:rPr>
          <w:rFonts w:hint="eastAsia"/>
        </w:rPr>
        <w:t>本次设计的智能垃圾桶系统主要实现了语音识别控制垃圾分类处理，本文主要的研究内容与取得的成果如下：</w:t>
      </w:r>
    </w:p>
    <w:p w:rsidR="005A5F50" w:rsidRDefault="005A5F50" w:rsidP="005A5F50">
      <w:pPr>
        <w:pStyle w:val="ae"/>
      </w:pPr>
      <w:r>
        <w:rPr>
          <w:rFonts w:hint="eastAsia"/>
        </w:rPr>
        <w:t>（</w:t>
      </w:r>
      <w:r>
        <w:rPr>
          <w:rFonts w:hint="eastAsia"/>
        </w:rPr>
        <w:t>1</w:t>
      </w:r>
      <w:r>
        <w:rPr>
          <w:rFonts w:hint="eastAsia"/>
        </w:rPr>
        <w:t>）通过系统控制算法设计和数据、信号处理，本系统实现了语音识别检测、智能检测垃圾种类进行垃圾分类，并做对应语音提示。</w:t>
      </w:r>
    </w:p>
    <w:p w:rsidR="005A5F50" w:rsidRDefault="005A5F50" w:rsidP="005A5F50">
      <w:pPr>
        <w:pStyle w:val="ae"/>
      </w:pPr>
      <w:r>
        <w:rPr>
          <w:rFonts w:hint="eastAsia"/>
        </w:rPr>
        <w:t>（</w:t>
      </w:r>
      <w:r>
        <w:rPr>
          <w:rFonts w:hint="eastAsia"/>
        </w:rPr>
        <w:t>2</w:t>
      </w:r>
      <w:r>
        <w:rPr>
          <w:rFonts w:hint="eastAsia"/>
        </w:rPr>
        <w:t>）通过无线通信技术把系统数据推送至</w:t>
      </w:r>
      <w:r>
        <w:rPr>
          <w:rFonts w:hint="eastAsia"/>
        </w:rPr>
        <w:t>PC</w:t>
      </w:r>
      <w:r>
        <w:rPr>
          <w:rFonts w:hint="eastAsia"/>
        </w:rPr>
        <w:t>端，方便相关工作做统计分析处理；</w:t>
      </w:r>
    </w:p>
    <w:p w:rsidR="005A5F50" w:rsidRDefault="005A5F50" w:rsidP="005A5F50">
      <w:pPr>
        <w:pStyle w:val="ae"/>
      </w:pPr>
      <w:r>
        <w:rPr>
          <w:rFonts w:hint="eastAsia"/>
        </w:rPr>
        <w:t>（</w:t>
      </w:r>
      <w:r>
        <w:rPr>
          <w:rFonts w:hint="eastAsia"/>
        </w:rPr>
        <w:t>3</w:t>
      </w:r>
      <w:r>
        <w:rPr>
          <w:rFonts w:hint="eastAsia"/>
        </w:rPr>
        <w:t>）通过测试每个模块的程序是否有误、测试模块之间的接口是否正确、测试整个软件系统是否满足设计功能和性能的要求，保证了产品的可靠性与稳定性。</w:t>
      </w:r>
    </w:p>
    <w:p w:rsidR="005A5F50" w:rsidRPr="005A5F50" w:rsidRDefault="005A5F50" w:rsidP="005A5F50">
      <w:pPr>
        <w:pStyle w:val="ae"/>
      </w:pPr>
      <w:r w:rsidRPr="005A5F50">
        <w:rPr>
          <w:rFonts w:hint="eastAsia"/>
        </w:rPr>
        <w:t>最后，由于自己知识水平有限，软件编程能力不足，本次设计与研究的智能垃圾桶控制系统还有很多不足的地方，测试中暴露出来一些设计的缺陷，比如语音识别准确率不高，蓝牙通信不稳定，在复杂环境下系统功能不稳定等，最终也都在反复调试的过程中成功解决。</w:t>
      </w:r>
    </w:p>
    <w:p w:rsidR="005A5F50" w:rsidRDefault="005A5F50" w:rsidP="00D13DFB">
      <w:pPr>
        <w:pStyle w:val="2"/>
      </w:pPr>
      <w:bookmarkStart w:id="150" w:name="_Toc40520526"/>
      <w:bookmarkStart w:id="151" w:name="_Toc40783276"/>
      <w:r>
        <w:rPr>
          <w:rFonts w:hint="eastAsia"/>
        </w:rPr>
        <w:t>展望</w:t>
      </w:r>
      <w:bookmarkEnd w:id="150"/>
      <w:bookmarkEnd w:id="151"/>
    </w:p>
    <w:p w:rsidR="005A5F50" w:rsidRDefault="005A5F50" w:rsidP="005A5F50">
      <w:pPr>
        <w:pStyle w:val="ae"/>
      </w:pPr>
      <w:r>
        <w:rPr>
          <w:rFonts w:hint="eastAsia"/>
        </w:rPr>
        <w:t>本论文已经完成了对语音识别智能垃圾分类器的设计与研究工作，在设计过程中涉及多个学科领域，基本上能够实现最初设定的功能。随着人们需求的不断提升、科技日新月异的发展，本系统还有很多需要后续研究的方向：</w:t>
      </w:r>
    </w:p>
    <w:p w:rsidR="005A5F50" w:rsidRDefault="005A5F50" w:rsidP="00FA335E">
      <w:pPr>
        <w:pStyle w:val="ae"/>
        <w:ind w:firstLineChars="0" w:firstLine="420"/>
      </w:pPr>
      <w:r>
        <w:rPr>
          <w:rFonts w:hint="eastAsia"/>
        </w:rPr>
        <w:t>（</w:t>
      </w:r>
      <w:r>
        <w:rPr>
          <w:rFonts w:hint="eastAsia"/>
        </w:rPr>
        <w:t>1</w:t>
      </w:r>
      <w:r>
        <w:rPr>
          <w:rFonts w:hint="eastAsia"/>
        </w:rPr>
        <w:t>）本次所设计与研究的智能垃圾桶还有很多功能有待添加，比如对垃圾</w:t>
      </w:r>
      <w:r>
        <w:rPr>
          <w:rFonts w:hint="eastAsia"/>
        </w:rPr>
        <w:lastRenderedPageBreak/>
        <w:t>的自动分类、自动拾取、对垃圾进行压缩使垃圾桶的空间得到有效利用等。</w:t>
      </w:r>
    </w:p>
    <w:p w:rsidR="005A5F50" w:rsidRDefault="005A5F50" w:rsidP="005A5F50">
      <w:pPr>
        <w:pStyle w:val="ae"/>
      </w:pPr>
      <w:r>
        <w:rPr>
          <w:rFonts w:hint="eastAsia"/>
        </w:rPr>
        <w:t>（</w:t>
      </w:r>
      <w:r>
        <w:rPr>
          <w:rFonts w:hint="eastAsia"/>
        </w:rPr>
        <w:t>2</w:t>
      </w:r>
      <w:r>
        <w:rPr>
          <w:rFonts w:hint="eastAsia"/>
        </w:rPr>
        <w:t>）考虑利用现已大力发展的</w:t>
      </w:r>
      <w:r>
        <w:rPr>
          <w:rFonts w:hint="eastAsia"/>
        </w:rPr>
        <w:t>IOT</w:t>
      </w:r>
      <w:r>
        <w:rPr>
          <w:rFonts w:hint="eastAsia"/>
        </w:rPr>
        <w:t>或</w:t>
      </w:r>
      <w:r>
        <w:rPr>
          <w:rFonts w:hint="eastAsia"/>
        </w:rPr>
        <w:t>5G</w:t>
      </w:r>
      <w:r>
        <w:rPr>
          <w:rFonts w:hint="eastAsia"/>
        </w:rPr>
        <w:t>网络技术，以实现数据的实时、快速传输。</w:t>
      </w:r>
    </w:p>
    <w:p w:rsidR="005A5F50" w:rsidRDefault="005A5F50" w:rsidP="005A5F50">
      <w:pPr>
        <w:pStyle w:val="ae"/>
      </w:pPr>
      <w:r>
        <w:rPr>
          <w:rFonts w:hint="eastAsia"/>
        </w:rPr>
        <w:t>（</w:t>
      </w:r>
      <w:r>
        <w:rPr>
          <w:rFonts w:hint="eastAsia"/>
        </w:rPr>
        <w:t>3</w:t>
      </w:r>
      <w:r>
        <w:rPr>
          <w:rFonts w:hint="eastAsia"/>
        </w:rPr>
        <w:t>）使用目前最热门的人工智能技术，将智能垃圾桶的反馈数据进行分析，最终将获取到垃圾类型的占比、人们的生活方式，从而分析获得减小垃圾排放的措施。</w:t>
      </w:r>
    </w:p>
    <w:p w:rsidR="005A5F50" w:rsidRDefault="005A5F50" w:rsidP="005A5F50">
      <w:pPr>
        <w:pStyle w:val="ae"/>
      </w:pPr>
      <w:r>
        <w:rPr>
          <w:rFonts w:hint="eastAsia"/>
        </w:rPr>
        <w:t>现如今快速发展的时代，不仅分类垃圾桶正在普及，智能垃圾桶在很多城市也能看到，很大程度地方便了环卫工人的清理与相关工作者的管理，其中蕴含的管理系统与专业技术要求比较严格也比较高，特别是人人都提倡绿色环保的时代，智能垃圾桶的出现无疑成为了社会的一大趋势，在今后的学习中我会更加深入探究，不断探索与完善。</w:t>
      </w:r>
    </w:p>
    <w:p w:rsidR="00D34144" w:rsidRDefault="00F62B9B" w:rsidP="0037122F">
      <w:pPr>
        <w:pStyle w:val="afe"/>
      </w:pPr>
      <w:r>
        <w:br w:type="page"/>
      </w:r>
      <w:bookmarkStart w:id="152" w:name="_Toc40783277"/>
      <w:r w:rsidR="00D34144">
        <w:rPr>
          <w:rFonts w:hint="eastAsia"/>
        </w:rPr>
        <w:lastRenderedPageBreak/>
        <w:t>参考</w:t>
      </w:r>
      <w:commentRangeStart w:id="153"/>
      <w:r w:rsidR="00D34144">
        <w:rPr>
          <w:rFonts w:hint="eastAsia"/>
        </w:rPr>
        <w:t>文献</w:t>
      </w:r>
      <w:bookmarkEnd w:id="152"/>
      <w:commentRangeEnd w:id="153"/>
      <w:r w:rsidR="00F7080D">
        <w:rPr>
          <w:rStyle w:val="aff3"/>
          <w:rFonts w:asciiTheme="minorHAnsi" w:eastAsiaTheme="minorEastAsia" w:hAnsiTheme="minorHAnsi"/>
          <w:b w:val="0"/>
        </w:rPr>
        <w:commentReference w:id="153"/>
      </w:r>
    </w:p>
    <w:p w:rsidR="003E4DB1" w:rsidRDefault="003E4DB1"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3E4DB1">
        <w:rPr>
          <w:rFonts w:ascii="Times New Roman" w:eastAsia="宋体" w:hAnsi="Times New Roman" w:cs="Arial" w:hint="eastAsia"/>
          <w:color w:val="333333"/>
          <w:kern w:val="0"/>
          <w:szCs w:val="21"/>
        </w:rPr>
        <w:t>[1]</w:t>
      </w:r>
      <w:r w:rsidRPr="003E4DB1">
        <w:rPr>
          <w:rFonts w:ascii="Times New Roman" w:eastAsia="宋体" w:hAnsi="Times New Roman" w:cs="Arial" w:hint="eastAsia"/>
          <w:color w:val="333333"/>
          <w:kern w:val="0"/>
          <w:szCs w:val="21"/>
        </w:rPr>
        <w:t>李航</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徐圆圆</w:t>
      </w:r>
      <w:r w:rsidRPr="003E4DB1">
        <w:rPr>
          <w:rFonts w:ascii="Times New Roman" w:eastAsia="宋体" w:hAnsi="Times New Roman" w:cs="Arial" w:hint="eastAsia"/>
          <w:color w:val="333333"/>
          <w:kern w:val="0"/>
          <w:szCs w:val="21"/>
        </w:rPr>
        <w:t>.</w:t>
      </w:r>
      <w:r w:rsidRPr="003E4DB1">
        <w:rPr>
          <w:rFonts w:ascii="Times New Roman" w:eastAsia="宋体" w:hAnsi="Times New Roman" w:cs="Arial" w:hint="eastAsia"/>
          <w:color w:val="333333"/>
          <w:kern w:val="0"/>
          <w:szCs w:val="21"/>
        </w:rPr>
        <w:t>国内分类垃圾桶发展现状与分析</w:t>
      </w:r>
      <w:r w:rsidRPr="003E4DB1">
        <w:rPr>
          <w:rFonts w:ascii="Times New Roman" w:eastAsia="宋体" w:hAnsi="Times New Roman" w:cs="Arial" w:hint="eastAsia"/>
          <w:color w:val="333333"/>
          <w:kern w:val="0"/>
          <w:szCs w:val="21"/>
        </w:rPr>
        <w:t>[J]</w:t>
      </w:r>
      <w:r w:rsidR="007801D2">
        <w:rPr>
          <w:rFonts w:ascii="Times New Roman" w:eastAsia="宋体" w:hAnsi="Times New Roman" w:cs="Arial"/>
          <w:color w:val="333333"/>
          <w:kern w:val="0"/>
          <w:szCs w:val="21"/>
        </w:rPr>
        <w:t>,</w:t>
      </w:r>
      <w:r w:rsidRPr="003E4DB1">
        <w:rPr>
          <w:rFonts w:ascii="Times New Roman" w:eastAsia="宋体" w:hAnsi="Times New Roman" w:cs="Arial" w:hint="eastAsia"/>
          <w:color w:val="333333"/>
          <w:kern w:val="0"/>
          <w:szCs w:val="21"/>
        </w:rPr>
        <w:t>安阳工学院学报</w:t>
      </w:r>
      <w:r w:rsidRPr="003E4DB1">
        <w:rPr>
          <w:rFonts w:ascii="Times New Roman" w:eastAsia="宋体" w:hAnsi="Times New Roman" w:cs="Arial" w:hint="eastAsia"/>
          <w:color w:val="333333"/>
          <w:kern w:val="0"/>
          <w:szCs w:val="21"/>
        </w:rPr>
        <w:t>,2019,18(2)</w:t>
      </w:r>
      <w:r w:rsidR="007E1DE3">
        <w:rPr>
          <w:rFonts w:ascii="Times New Roman" w:eastAsia="宋体" w:hAnsi="Times New Roman" w:cs="Arial" w:hint="eastAsia"/>
          <w:color w:val="333333"/>
          <w:kern w:val="0"/>
          <w:szCs w:val="21"/>
        </w:rPr>
        <w:t>：</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37-</w:t>
      </w:r>
      <w:r w:rsidR="007E1DE3">
        <w:rPr>
          <w:rFonts w:ascii="Times New Roman" w:eastAsia="宋体" w:hAnsi="Times New Roman" w:cs="Arial"/>
          <w:color w:val="333333"/>
          <w:kern w:val="0"/>
          <w:szCs w:val="21"/>
        </w:rPr>
        <w:t>P</w:t>
      </w:r>
      <w:r w:rsidRPr="003E4DB1">
        <w:rPr>
          <w:rFonts w:ascii="Times New Roman" w:eastAsia="宋体" w:hAnsi="Times New Roman" w:cs="Arial" w:hint="eastAsia"/>
          <w:color w:val="333333"/>
          <w:kern w:val="0"/>
          <w:szCs w:val="21"/>
        </w:rPr>
        <w:t>39.</w:t>
      </w:r>
    </w:p>
    <w:p w:rsidR="004D5D05" w:rsidRDefault="004D5D05"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4D5D05">
        <w:rPr>
          <w:rFonts w:ascii="Times New Roman" w:eastAsia="宋体" w:hAnsi="Times New Roman" w:cs="Arial" w:hint="eastAsia"/>
          <w:color w:val="333333"/>
          <w:kern w:val="0"/>
          <w:szCs w:val="21"/>
        </w:rPr>
        <w:t>[</w:t>
      </w:r>
      <w:r w:rsidR="00046131">
        <w:rPr>
          <w:rFonts w:ascii="Times New Roman" w:eastAsia="宋体" w:hAnsi="Times New Roman" w:cs="Arial" w:hint="eastAsia"/>
          <w:color w:val="333333"/>
          <w:kern w:val="0"/>
          <w:szCs w:val="21"/>
        </w:rPr>
        <w:t>2</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何洋</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顾成杰</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闪静洁</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生态智能垃圾桶的研究与设计</w:t>
      </w:r>
      <w:r w:rsidRPr="004D5D05">
        <w:rPr>
          <w:rFonts w:ascii="Times New Roman" w:eastAsia="宋体" w:hAnsi="Times New Roman" w:cs="Arial" w:hint="eastAsia"/>
          <w:color w:val="333333"/>
          <w:kern w:val="0"/>
          <w:szCs w:val="21"/>
        </w:rPr>
        <w:t>[J].</w:t>
      </w:r>
      <w:r w:rsidRPr="004D5D05">
        <w:rPr>
          <w:rFonts w:ascii="Times New Roman" w:eastAsia="宋体" w:hAnsi="Times New Roman" w:cs="Arial" w:hint="eastAsia"/>
          <w:color w:val="333333"/>
          <w:kern w:val="0"/>
          <w:szCs w:val="21"/>
        </w:rPr>
        <w:t>信息与电脑</w:t>
      </w:r>
      <w:r w:rsidRPr="004D5D05">
        <w:rPr>
          <w:rFonts w:ascii="Times New Roman" w:eastAsia="宋体" w:hAnsi="Times New Roman" w:cs="Arial" w:hint="eastAsia"/>
          <w:color w:val="333333"/>
          <w:kern w:val="0"/>
          <w:szCs w:val="21"/>
        </w:rPr>
        <w:t>(</w:t>
      </w:r>
      <w:r w:rsidRPr="004D5D05">
        <w:rPr>
          <w:rFonts w:ascii="Times New Roman" w:eastAsia="宋体" w:hAnsi="Times New Roman" w:cs="Arial" w:hint="eastAsia"/>
          <w:color w:val="333333"/>
          <w:kern w:val="0"/>
          <w:szCs w:val="21"/>
        </w:rPr>
        <w:t>理论版</w:t>
      </w:r>
      <w:r w:rsidRPr="004D5D05">
        <w:rPr>
          <w:rFonts w:ascii="Times New Roman" w:eastAsia="宋体" w:hAnsi="Times New Roman" w:cs="Arial" w:hint="eastAsia"/>
          <w:color w:val="333333"/>
          <w:kern w:val="0"/>
          <w:szCs w:val="21"/>
        </w:rPr>
        <w:t>),2017,(18).18.</w:t>
      </w:r>
    </w:p>
    <w:p w:rsidR="00D34144" w:rsidRDefault="00B7003C"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B7003C">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3</w:t>
      </w:r>
      <w:r w:rsidRPr="00B7003C">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汤俊良</w:t>
      </w:r>
      <w:r w:rsidR="001F2B08">
        <w:rPr>
          <w:rFonts w:ascii="Times New Roman" w:eastAsia="宋体" w:hAnsi="Times New Roman" w:cs="Arial" w:hint="eastAsia"/>
          <w:color w:val="333333"/>
          <w:kern w:val="0"/>
          <w:szCs w:val="21"/>
        </w:rPr>
        <w:t>,</w:t>
      </w:r>
      <w:r w:rsidRPr="00B7003C">
        <w:rPr>
          <w:rFonts w:ascii="Times New Roman" w:eastAsia="宋体" w:hAnsi="Times New Roman" w:cs="Arial" w:hint="eastAsia"/>
          <w:color w:val="333333"/>
          <w:kern w:val="0"/>
          <w:szCs w:val="21"/>
        </w:rPr>
        <w:t>智能垃圾箱</w:t>
      </w:r>
      <w:r w:rsidRPr="00B7003C">
        <w:rPr>
          <w:rFonts w:ascii="Times New Roman" w:eastAsia="宋体" w:hAnsi="Times New Roman" w:cs="Arial" w:hint="eastAsia"/>
          <w:color w:val="333333"/>
          <w:kern w:val="0"/>
          <w:szCs w:val="21"/>
        </w:rPr>
        <w:t>[J].</w:t>
      </w:r>
      <w:r w:rsidRPr="00B7003C">
        <w:rPr>
          <w:rFonts w:ascii="Times New Roman" w:eastAsia="宋体" w:hAnsi="Times New Roman" w:cs="Arial" w:hint="eastAsia"/>
          <w:color w:val="333333"/>
          <w:kern w:val="0"/>
          <w:szCs w:val="21"/>
        </w:rPr>
        <w:t>科学启蒙</w:t>
      </w:r>
      <w:r w:rsidRPr="00B7003C">
        <w:rPr>
          <w:rFonts w:ascii="Times New Roman" w:eastAsia="宋体" w:hAnsi="Times New Roman" w:cs="Arial" w:hint="eastAsia"/>
          <w:color w:val="333333"/>
          <w:kern w:val="0"/>
          <w:szCs w:val="21"/>
        </w:rPr>
        <w:t>,2005,(6)</w:t>
      </w:r>
      <w:r w:rsidR="001F2B08">
        <w:rPr>
          <w:rFonts w:ascii="Times New Roman" w:eastAsia="宋体" w:hAnsi="Times New Roman" w:cs="Arial" w:hint="eastAsia"/>
          <w:color w:val="333333"/>
          <w:kern w:val="0"/>
          <w:szCs w:val="21"/>
        </w:rPr>
        <w:t>,</w:t>
      </w:r>
      <w:r w:rsidR="001F2B08">
        <w:rPr>
          <w:rFonts w:ascii="Times New Roman" w:eastAsia="宋体" w:hAnsi="Times New Roman" w:cs="Arial"/>
          <w:color w:val="333333"/>
          <w:kern w:val="0"/>
          <w:szCs w:val="21"/>
        </w:rPr>
        <w:t>P</w:t>
      </w:r>
      <w:r w:rsidRPr="00B7003C">
        <w:rPr>
          <w:rFonts w:ascii="Times New Roman" w:eastAsia="宋体" w:hAnsi="Times New Roman" w:cs="Arial" w:hint="eastAsia"/>
          <w:color w:val="333333"/>
          <w:kern w:val="0"/>
          <w:szCs w:val="21"/>
        </w:rPr>
        <w:t>14.</w:t>
      </w:r>
    </w:p>
    <w:p w:rsidR="00E270DF" w:rsidRDefault="00E270DF" w:rsidP="00D34144">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E270DF">
        <w:rPr>
          <w:rFonts w:ascii="Times New Roman" w:eastAsia="宋体" w:hAnsi="Times New Roman" w:cs="Arial" w:hint="eastAsia"/>
          <w:color w:val="333333"/>
          <w:kern w:val="0"/>
          <w:szCs w:val="21"/>
        </w:rPr>
        <w:t>[</w:t>
      </w:r>
      <w:r w:rsidR="003263F0">
        <w:rPr>
          <w:rFonts w:ascii="Times New Roman" w:eastAsia="宋体" w:hAnsi="Times New Roman" w:cs="Arial" w:hint="eastAsia"/>
          <w:color w:val="333333"/>
          <w:kern w:val="0"/>
          <w:szCs w:val="21"/>
        </w:rPr>
        <w:t>4</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王业兴</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大数据时代的城市垃圾箱设计研究</w:t>
      </w:r>
      <w:r w:rsidRPr="00E270DF">
        <w:rPr>
          <w:rFonts w:ascii="Times New Roman" w:eastAsia="宋体" w:hAnsi="Times New Roman" w:cs="Arial" w:hint="eastAsia"/>
          <w:color w:val="333333"/>
          <w:kern w:val="0"/>
          <w:szCs w:val="21"/>
        </w:rPr>
        <w:t>[D</w:t>
      </w:r>
      <w:r>
        <w:rPr>
          <w:rFonts w:ascii="Times New Roman" w:eastAsia="宋体" w:hAnsi="Times New Roman" w:cs="Arial"/>
          <w:color w:val="333333"/>
          <w:kern w:val="0"/>
          <w:szCs w:val="21"/>
        </w:rPr>
        <w:t>,</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山东</w:t>
      </w:r>
      <w:r w:rsidRPr="00E270DF">
        <w:rPr>
          <w:rFonts w:ascii="Times New Roman" w:eastAsia="宋体" w:hAnsi="Times New Roman" w:cs="Arial" w:hint="eastAsia"/>
          <w:color w:val="333333"/>
          <w:kern w:val="0"/>
          <w:szCs w:val="21"/>
        </w:rPr>
        <w:t>:</w:t>
      </w:r>
      <w:r w:rsidRPr="00E270DF">
        <w:rPr>
          <w:rFonts w:ascii="Times New Roman" w:eastAsia="宋体" w:hAnsi="Times New Roman" w:cs="Arial" w:hint="eastAsia"/>
          <w:color w:val="333333"/>
          <w:kern w:val="0"/>
          <w:szCs w:val="21"/>
        </w:rPr>
        <w:t>齐鲁工业大学</w:t>
      </w:r>
      <w:r w:rsidRPr="00E270DF">
        <w:rPr>
          <w:rFonts w:ascii="Times New Roman" w:eastAsia="宋体" w:hAnsi="Times New Roman" w:cs="Arial" w:hint="eastAsia"/>
          <w:color w:val="333333"/>
          <w:kern w:val="0"/>
          <w:szCs w:val="21"/>
        </w:rPr>
        <w:t>,2019.26-30.</w:t>
      </w:r>
    </w:p>
    <w:p w:rsid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Pr>
          <w:rFonts w:ascii="Times New Roman" w:eastAsia="宋体" w:hAnsi="Times New Roman" w:cs="Arial" w:hint="eastAsia"/>
          <w:color w:val="333333"/>
          <w:kern w:val="0"/>
          <w:szCs w:val="21"/>
        </w:rPr>
        <w:t>[5]</w:t>
      </w:r>
      <w:r>
        <w:rPr>
          <w:rFonts w:ascii="Times New Roman" w:eastAsia="宋体" w:hAnsi="Times New Roman" w:cs="Arial" w:hint="eastAsia"/>
          <w:color w:val="333333"/>
          <w:kern w:val="0"/>
          <w:szCs w:val="21"/>
        </w:rPr>
        <w:t>姚文祥</w:t>
      </w:r>
      <w:r>
        <w:rPr>
          <w:rFonts w:ascii="Times New Roman" w:eastAsia="宋体" w:hAnsi="Times New Roman" w:cs="Arial" w:hint="eastAsia"/>
          <w:color w:val="333333"/>
          <w:kern w:val="0"/>
          <w:szCs w:val="21"/>
        </w:rPr>
        <w:t>,</w:t>
      </w:r>
      <w:r>
        <w:rPr>
          <w:rFonts w:ascii="Times New Roman" w:eastAsia="宋体" w:hAnsi="Times New Roman" w:cs="Arial"/>
          <w:color w:val="333333"/>
          <w:kern w:val="0"/>
          <w:szCs w:val="21"/>
        </w:rPr>
        <w:t>ARM Cortex-M3</w:t>
      </w:r>
      <w:r>
        <w:rPr>
          <w:rFonts w:ascii="Times New Roman" w:eastAsia="宋体" w:hAnsi="Times New Roman" w:cs="Arial"/>
          <w:color w:val="333333"/>
          <w:kern w:val="0"/>
          <w:szCs w:val="21"/>
        </w:rPr>
        <w:t>与</w:t>
      </w:r>
      <w:r>
        <w:rPr>
          <w:rFonts w:ascii="Times New Roman" w:eastAsia="宋体" w:hAnsi="Times New Roman" w:cs="Arial"/>
          <w:color w:val="333333"/>
          <w:kern w:val="0"/>
          <w:szCs w:val="21"/>
        </w:rPr>
        <w:t>Cortex-M4</w:t>
      </w:r>
      <w:r>
        <w:rPr>
          <w:rFonts w:ascii="Times New Roman" w:eastAsia="宋体" w:hAnsi="Times New Roman" w:cs="Arial" w:hint="eastAsia"/>
          <w:color w:val="333333"/>
          <w:kern w:val="0"/>
          <w:szCs w:val="21"/>
        </w:rPr>
        <w:t>权威</w:t>
      </w:r>
      <w:r>
        <w:rPr>
          <w:rFonts w:ascii="Times New Roman" w:eastAsia="宋体" w:hAnsi="Times New Roman" w:cs="Arial"/>
          <w:color w:val="333333"/>
          <w:kern w:val="0"/>
          <w:szCs w:val="21"/>
        </w:rPr>
        <w:t>指南</w:t>
      </w:r>
      <w:r>
        <w:rPr>
          <w:rFonts w:ascii="Times New Roman" w:eastAsia="宋体" w:hAnsi="Times New Roman" w:cs="Arial"/>
          <w:color w:val="333333"/>
          <w:kern w:val="0"/>
          <w:szCs w:val="21"/>
        </w:rPr>
        <w:t>(</w:t>
      </w:r>
      <w:r>
        <w:rPr>
          <w:rFonts w:ascii="Times New Roman" w:eastAsia="宋体" w:hAnsi="Times New Roman" w:cs="Arial"/>
          <w:color w:val="333333"/>
          <w:kern w:val="0"/>
          <w:szCs w:val="21"/>
        </w:rPr>
        <w:t>第</w:t>
      </w:r>
      <w:r>
        <w:rPr>
          <w:rFonts w:ascii="Times New Roman" w:eastAsia="宋体" w:hAnsi="Times New Roman" w:cs="Arial"/>
          <w:color w:val="333333"/>
          <w:kern w:val="0"/>
          <w:szCs w:val="21"/>
        </w:rPr>
        <w:t>3</w:t>
      </w:r>
      <w:r>
        <w:rPr>
          <w:rFonts w:ascii="Times New Roman" w:eastAsia="宋体" w:hAnsi="Times New Roman" w:cs="Arial"/>
          <w:color w:val="333333"/>
          <w:kern w:val="0"/>
          <w:szCs w:val="21"/>
        </w:rPr>
        <w:t>版</w:t>
      </w:r>
      <w:r>
        <w:rPr>
          <w:rFonts w:ascii="Times New Roman" w:eastAsia="宋体" w:hAnsi="Times New Roman" w:cs="Arial"/>
          <w:color w:val="333333"/>
          <w:kern w:val="0"/>
          <w:szCs w:val="21"/>
        </w:rPr>
        <w:t>)</w:t>
      </w:r>
      <w:r>
        <w:rPr>
          <w:rFonts w:ascii="Times New Roman" w:eastAsia="宋体" w:hAnsi="Times New Roman" w:cs="Arial" w:hint="eastAsia"/>
          <w:color w:val="333333"/>
          <w:kern w:val="0"/>
          <w:szCs w:val="21"/>
        </w:rPr>
        <w:t>[M]</w:t>
      </w:r>
      <w:r>
        <w:rPr>
          <w:rFonts w:ascii="Times New Roman" w:eastAsia="宋体" w:hAnsi="Times New Roman" w:cs="Arial" w:hint="eastAsia"/>
          <w:color w:val="333333"/>
          <w:kern w:val="0"/>
          <w:szCs w:val="21"/>
        </w:rPr>
        <w:t>．清华大学出版社，</w:t>
      </w:r>
      <w:r>
        <w:rPr>
          <w:rFonts w:ascii="Times New Roman" w:eastAsia="宋体" w:hAnsi="Times New Roman" w:cs="Arial" w:hint="eastAsia"/>
          <w:color w:val="333333"/>
          <w:kern w:val="0"/>
          <w:szCs w:val="21"/>
        </w:rPr>
        <w:t>2015</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.P239-P255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6</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严海蓉</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嵌入式微处理器原理与应用</w:t>
      </w:r>
      <w:r w:rsidRPr="00547251">
        <w:rPr>
          <w:rFonts w:ascii="Times New Roman" w:eastAsia="宋体" w:hAnsi="Times New Roman" w:cs="Arial" w:hint="eastAsia"/>
          <w:color w:val="333333"/>
          <w:kern w:val="0"/>
          <w:szCs w:val="21"/>
        </w:rPr>
        <w:t>[M].</w:t>
      </w:r>
      <w:r w:rsidRPr="00547251">
        <w:rPr>
          <w:rFonts w:ascii="Times New Roman" w:eastAsia="宋体" w:hAnsi="Times New Roman" w:cs="Arial" w:hint="eastAsia"/>
          <w:color w:val="333333"/>
          <w:kern w:val="0"/>
          <w:szCs w:val="21"/>
        </w:rPr>
        <w:t>清华大学出版社</w:t>
      </w:r>
      <w:r w:rsidRPr="00547251">
        <w:rPr>
          <w:rFonts w:ascii="Times New Roman" w:eastAsia="宋体" w:hAnsi="Times New Roman" w:cs="Arial" w:hint="eastAsia"/>
          <w:color w:val="333333"/>
          <w:kern w:val="0"/>
          <w:szCs w:val="21"/>
        </w:rPr>
        <w:t>,2014</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7</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刘敏</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嵌入式平台语音识别技术的研究</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哈尔滨工业大学</w:t>
      </w:r>
      <w:r w:rsidRPr="00547251">
        <w:rPr>
          <w:rFonts w:ascii="Times New Roman" w:eastAsia="宋体" w:hAnsi="Times New Roman" w:cs="Arial" w:hint="eastAsia"/>
          <w:color w:val="333333"/>
          <w:kern w:val="0"/>
          <w:szCs w:val="21"/>
        </w:rPr>
        <w:t>,2013</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8</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杜俊</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自动语音识别中的噪声鲁棒性方法</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中国科学技术大学</w:t>
      </w:r>
      <w:r w:rsidRPr="00547251">
        <w:rPr>
          <w:rFonts w:ascii="Times New Roman" w:eastAsia="宋体" w:hAnsi="Times New Roman" w:cs="Arial" w:hint="eastAsia"/>
          <w:color w:val="333333"/>
          <w:kern w:val="0"/>
          <w:szCs w:val="21"/>
        </w:rPr>
        <w:t>,2009</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9</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钟晨帆</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基于</w:t>
      </w:r>
      <w:r w:rsidRPr="00547251">
        <w:rPr>
          <w:rFonts w:ascii="Times New Roman" w:eastAsia="宋体" w:hAnsi="Times New Roman" w:cs="Arial" w:hint="eastAsia"/>
          <w:color w:val="333333"/>
          <w:kern w:val="0"/>
          <w:szCs w:val="21"/>
        </w:rPr>
        <w:t>LD3320</w:t>
      </w:r>
      <w:r w:rsidRPr="00547251">
        <w:rPr>
          <w:rFonts w:ascii="Times New Roman" w:eastAsia="宋体" w:hAnsi="Times New Roman" w:cs="Arial" w:hint="eastAsia"/>
          <w:color w:val="333333"/>
          <w:kern w:val="0"/>
          <w:szCs w:val="21"/>
        </w:rPr>
        <w:t>芯片的语音识别系统设计与开发</w:t>
      </w:r>
      <w:r w:rsidRPr="00547251">
        <w:rPr>
          <w:rFonts w:ascii="Times New Roman" w:eastAsia="宋体" w:hAnsi="Times New Roman" w:cs="Arial" w:hint="eastAsia"/>
          <w:color w:val="333333"/>
          <w:kern w:val="0"/>
          <w:szCs w:val="21"/>
        </w:rPr>
        <w:t>[D].</w:t>
      </w:r>
      <w:r w:rsidRPr="00547251">
        <w:rPr>
          <w:rFonts w:ascii="Times New Roman" w:eastAsia="宋体" w:hAnsi="Times New Roman" w:cs="Arial" w:hint="eastAsia"/>
          <w:color w:val="333333"/>
          <w:kern w:val="0"/>
          <w:szCs w:val="21"/>
        </w:rPr>
        <w:t>南京大学</w:t>
      </w:r>
      <w:r w:rsidRPr="00547251">
        <w:rPr>
          <w:rFonts w:ascii="Times New Roman" w:eastAsia="宋体" w:hAnsi="Times New Roman" w:cs="Arial" w:hint="eastAsia"/>
          <w:color w:val="333333"/>
          <w:kern w:val="0"/>
          <w:szCs w:val="21"/>
        </w:rPr>
        <w:t>,2015</w:t>
      </w:r>
    </w:p>
    <w:p w:rsidR="00547251" w:rsidRPr="00547251"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10</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徐义芳</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张金杰</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姚开盛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曹志刚</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王勇前</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语音增强用于抗噪声语音识别</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清华大学学报</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自然科学版</w:t>
      </w:r>
      <w:r w:rsidRPr="00547251">
        <w:rPr>
          <w:rFonts w:ascii="Times New Roman" w:eastAsia="宋体" w:hAnsi="Times New Roman" w:cs="Arial" w:hint="eastAsia"/>
          <w:color w:val="333333"/>
          <w:kern w:val="0"/>
          <w:szCs w:val="21"/>
        </w:rPr>
        <w:t>).2001(01)</w:t>
      </w:r>
    </w:p>
    <w:p w:rsidR="00841EF7" w:rsidRDefault="00547251" w:rsidP="00547251">
      <w:pPr>
        <w:widowControl/>
        <w:adjustRightInd w:val="0"/>
        <w:snapToGrid w:val="0"/>
        <w:spacing w:line="312" w:lineRule="auto"/>
        <w:ind w:left="420" w:hangingChars="200" w:hanging="420"/>
        <w:rPr>
          <w:rFonts w:ascii="Times New Roman" w:eastAsia="宋体" w:hAnsi="Times New Roman" w:cs="Arial"/>
          <w:color w:val="333333"/>
          <w:kern w:val="0"/>
          <w:szCs w:val="21"/>
        </w:rPr>
      </w:pPr>
      <w:r w:rsidRPr="00547251">
        <w:rPr>
          <w:rFonts w:ascii="Times New Roman" w:eastAsia="宋体" w:hAnsi="Times New Roman" w:cs="Arial" w:hint="eastAsia"/>
          <w:color w:val="333333"/>
          <w:kern w:val="0"/>
          <w:szCs w:val="21"/>
        </w:rPr>
        <w:t>[</w:t>
      </w:r>
      <w:r>
        <w:rPr>
          <w:rFonts w:ascii="Times New Roman" w:eastAsia="宋体" w:hAnsi="Times New Roman" w:cs="Arial" w:hint="eastAsia"/>
          <w:color w:val="333333"/>
          <w:kern w:val="0"/>
          <w:szCs w:val="21"/>
        </w:rPr>
        <w:t>11</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黄子君</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张亮</w:t>
      </w:r>
      <w:r w:rsidRPr="00547251">
        <w:rPr>
          <w:rFonts w:ascii="Times New Roman" w:eastAsia="宋体" w:hAnsi="Times New Roman" w:cs="Arial" w:hint="eastAsia"/>
          <w:color w:val="333333"/>
          <w:kern w:val="0"/>
          <w:szCs w:val="21"/>
        </w:rPr>
        <w:t>.</w:t>
      </w:r>
      <w:r w:rsidRPr="00547251">
        <w:rPr>
          <w:rFonts w:ascii="Times New Roman" w:eastAsia="宋体" w:hAnsi="Times New Roman" w:cs="Arial" w:hint="eastAsia"/>
          <w:color w:val="333333"/>
          <w:kern w:val="0"/>
          <w:szCs w:val="21"/>
        </w:rPr>
        <w:t>语音识别技术及应用综述</w:t>
      </w:r>
      <w:r w:rsidRPr="00547251">
        <w:rPr>
          <w:rFonts w:ascii="Times New Roman" w:eastAsia="宋体" w:hAnsi="Times New Roman" w:cs="Arial" w:hint="eastAsia"/>
          <w:color w:val="333333"/>
          <w:kern w:val="0"/>
          <w:szCs w:val="21"/>
        </w:rPr>
        <w:t>[J].</w:t>
      </w:r>
      <w:r w:rsidRPr="00547251">
        <w:rPr>
          <w:rFonts w:ascii="Times New Roman" w:eastAsia="宋体" w:hAnsi="Times New Roman" w:cs="Arial" w:hint="eastAsia"/>
          <w:color w:val="333333"/>
          <w:kern w:val="0"/>
          <w:szCs w:val="21"/>
        </w:rPr>
        <w:t>江西教育学院学报</w:t>
      </w:r>
      <w:r w:rsidRPr="00547251">
        <w:rPr>
          <w:rFonts w:ascii="Times New Roman" w:eastAsia="宋体" w:hAnsi="Times New Roman" w:cs="Arial" w:hint="eastAsia"/>
          <w:color w:val="333333"/>
          <w:kern w:val="0"/>
          <w:szCs w:val="21"/>
        </w:rPr>
        <w:t>.2010(03)</w:t>
      </w:r>
    </w:p>
    <w:p w:rsidR="00FE4564" w:rsidRDefault="00FE4564">
      <w:pPr>
        <w:widowControl/>
        <w:jc w:val="left"/>
        <w:rPr>
          <w:rFonts w:ascii="Times New Roman" w:eastAsia="黑体" w:hAnsi="Times New Roman" w:cs="Times New Roman"/>
          <w:sz w:val="30"/>
          <w:szCs w:val="30"/>
        </w:rPr>
      </w:pPr>
      <w:r>
        <w:rPr>
          <w:rFonts w:ascii="Times New Roman" w:eastAsia="黑体" w:hAnsi="Times New Roman" w:cs="Times New Roman"/>
          <w:sz w:val="30"/>
          <w:szCs w:val="30"/>
        </w:rPr>
        <w:br w:type="page"/>
      </w:r>
    </w:p>
    <w:p w:rsidR="00AA38D2" w:rsidRDefault="00AA38D2" w:rsidP="00AA38D2">
      <w:pPr>
        <w:pStyle w:val="afe"/>
      </w:pPr>
      <w:bookmarkStart w:id="154" w:name="_Toc40783278"/>
      <w:r>
        <w:rPr>
          <w:rFonts w:hint="eastAsia"/>
        </w:rPr>
        <w:lastRenderedPageBreak/>
        <w:t>附录</w:t>
      </w:r>
      <w:bookmarkEnd w:id="154"/>
    </w:p>
    <w:p w:rsidR="00730AC2" w:rsidRDefault="00730AC2">
      <w:pPr>
        <w:widowControl/>
        <w:jc w:val="left"/>
        <w:rPr>
          <w:rFonts w:ascii="Times New Roman" w:eastAsia="宋体" w:hAnsi="Times New Roman"/>
          <w:szCs w:val="21"/>
        </w:rPr>
      </w:pPr>
      <w:r>
        <w:rPr>
          <w:rFonts w:ascii="Open Sans" w:hAnsi="Open Sans" w:cs="Open Sans"/>
          <w:color w:val="333333"/>
          <w:shd w:val="clear" w:color="auto" w:fill="FFFFFF"/>
        </w:rPr>
        <w:t>语音识别智能垃圾分类器系统</w:t>
      </w:r>
      <w:r w:rsidR="00FA66E0">
        <w:rPr>
          <w:rFonts w:ascii="Times New Roman" w:eastAsia="宋体" w:hAnsi="Times New Roman" w:hint="eastAsia"/>
          <w:szCs w:val="21"/>
        </w:rPr>
        <w:t>原理图：</w:t>
      </w:r>
    </w:p>
    <w:p w:rsidR="000A33F5" w:rsidRDefault="003709D9" w:rsidP="000A33F5">
      <w:pPr>
        <w:pStyle w:val="af6"/>
        <w:keepNext/>
      </w:pPr>
      <w:r>
        <w:drawing>
          <wp:inline distT="0" distB="0" distL="0" distR="0">
            <wp:extent cx="5595445" cy="4118776"/>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语音识别智能垃圾分类器系统原理图.jpg"/>
                    <pic:cNvPicPr/>
                  </pic:nvPicPr>
                  <pic:blipFill>
                    <a:blip r:embed="rId34">
                      <a:extLst>
                        <a:ext uri="{28A0092B-C50C-407E-A947-70E740481C1C}">
                          <a14:useLocalDpi xmlns:a14="http://schemas.microsoft.com/office/drawing/2010/main" val="0"/>
                        </a:ext>
                      </a:extLst>
                    </a:blip>
                    <a:stretch>
                      <a:fillRect/>
                    </a:stretch>
                  </pic:blipFill>
                  <pic:spPr>
                    <a:xfrm>
                      <a:off x="0" y="0"/>
                      <a:ext cx="5602862" cy="4124235"/>
                    </a:xfrm>
                    <a:prstGeom prst="rect">
                      <a:avLst/>
                    </a:prstGeom>
                  </pic:spPr>
                </pic:pic>
              </a:graphicData>
            </a:graphic>
          </wp:inline>
        </w:drawing>
      </w:r>
    </w:p>
    <w:bookmarkEnd w:id="8"/>
    <w:bookmarkEnd w:id="9"/>
    <w:p w:rsidR="00413E7C" w:rsidRPr="00413E7C" w:rsidRDefault="00413E7C" w:rsidP="007B02E8">
      <w:pPr>
        <w:pStyle w:val="ae"/>
      </w:pPr>
    </w:p>
    <w:sectPr w:rsidR="00413E7C" w:rsidRPr="00413E7C">
      <w:headerReference w:type="default" r:id="rId3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匿名" w:date="2020-05-19T18:31:00Z" w:initials="a">
    <w:p w:rsidR="0050706F" w:rsidRDefault="0050706F">
      <w:pPr>
        <w:pStyle w:val="aff4"/>
      </w:pPr>
      <w:r>
        <w:rPr>
          <w:rStyle w:val="aff3"/>
        </w:rPr>
        <w:annotationRef/>
      </w:r>
      <w:r>
        <w:rPr>
          <w:rFonts w:hint="eastAsia"/>
        </w:rPr>
        <w:t>第一段不需要太多，简略一些。</w:t>
      </w:r>
      <w:r>
        <w:rPr>
          <w:rFonts w:hint="eastAsia"/>
        </w:rPr>
        <w:t>4</w:t>
      </w:r>
      <w:r>
        <w:rPr>
          <w:rFonts w:hint="eastAsia"/>
        </w:rPr>
        <w:t>到</w:t>
      </w:r>
      <w:r>
        <w:rPr>
          <w:rFonts w:hint="eastAsia"/>
        </w:rPr>
        <w:t>5</w:t>
      </w:r>
      <w:r>
        <w:rPr>
          <w:rFonts w:hint="eastAsia"/>
        </w:rPr>
        <w:t>行即可。</w:t>
      </w:r>
    </w:p>
  </w:comment>
  <w:comment w:id="3" w:author="匿名" w:date="2020-05-19T18:31:00Z" w:initials="a">
    <w:p w:rsidR="0050706F" w:rsidRDefault="0050706F">
      <w:pPr>
        <w:pStyle w:val="aff4"/>
      </w:pPr>
      <w:r>
        <w:rPr>
          <w:rStyle w:val="aff3"/>
        </w:rPr>
        <w:annotationRef/>
      </w:r>
      <w:r>
        <w:rPr>
          <w:rFonts w:hint="eastAsia"/>
        </w:rPr>
        <w:t>第</w:t>
      </w:r>
      <w:r>
        <w:rPr>
          <w:rFonts w:hint="eastAsia"/>
        </w:rPr>
        <w:t>2</w:t>
      </w:r>
      <w:r>
        <w:rPr>
          <w:rFonts w:hint="eastAsia"/>
        </w:rPr>
        <w:t>和</w:t>
      </w:r>
      <w:r>
        <w:rPr>
          <w:rFonts w:hint="eastAsia"/>
        </w:rPr>
        <w:t>3</w:t>
      </w:r>
      <w:r>
        <w:rPr>
          <w:rFonts w:hint="eastAsia"/>
        </w:rPr>
        <w:t>段合并为一段。</w:t>
      </w:r>
    </w:p>
  </w:comment>
  <w:comment w:id="12" w:author="匿名" w:date="2020-05-19T18:32:00Z" w:initials="a">
    <w:p w:rsidR="0050706F" w:rsidRDefault="0050706F">
      <w:pPr>
        <w:pStyle w:val="aff4"/>
      </w:pPr>
      <w:r>
        <w:rPr>
          <w:rStyle w:val="aff3"/>
        </w:rPr>
        <w:annotationRef/>
      </w:r>
      <w:r>
        <w:rPr>
          <w:rFonts w:hint="eastAsia"/>
        </w:rPr>
        <w:t>字体</w:t>
      </w:r>
      <w:r>
        <w:rPr>
          <w:rFonts w:hint="eastAsia"/>
        </w:rPr>
        <w:t xml:space="preserve"> </w:t>
      </w:r>
      <w:r>
        <w:rPr>
          <w:rFonts w:hint="eastAsia"/>
        </w:rPr>
        <w:t>宋体</w:t>
      </w:r>
      <w:r>
        <w:rPr>
          <w:rFonts w:hint="eastAsia"/>
        </w:rPr>
        <w:t xml:space="preserve"> </w:t>
      </w:r>
      <w:r>
        <w:rPr>
          <w:rFonts w:hint="eastAsia"/>
        </w:rPr>
        <w:t>五号</w:t>
      </w:r>
    </w:p>
  </w:comment>
  <w:comment w:id="30" w:author="匿名" w:date="2020-05-19T18:32:00Z" w:initials="a">
    <w:p w:rsidR="0050706F" w:rsidRDefault="0050706F">
      <w:pPr>
        <w:pStyle w:val="aff4"/>
      </w:pPr>
      <w:r>
        <w:rPr>
          <w:rStyle w:val="aff3"/>
        </w:rPr>
        <w:annotationRef/>
      </w:r>
      <w:r>
        <w:rPr>
          <w:rFonts w:hint="eastAsia"/>
        </w:rPr>
        <w:t>第一章和最后一章不要</w:t>
      </w:r>
      <w:r>
        <w:rPr>
          <w:rFonts w:hint="eastAsia"/>
        </w:rPr>
        <w:t xml:space="preserve"> </w:t>
      </w:r>
      <w:r>
        <w:rPr>
          <w:rFonts w:hint="eastAsia"/>
        </w:rPr>
        <w:t>小结</w:t>
      </w:r>
    </w:p>
  </w:comment>
  <w:comment w:id="33" w:author="匿名" w:date="2020-05-19T18:33:00Z" w:initials="a">
    <w:p w:rsidR="0050706F" w:rsidRDefault="0050706F">
      <w:pPr>
        <w:pStyle w:val="aff4"/>
        <w:rPr>
          <w:rFonts w:hint="eastAsia"/>
        </w:rPr>
      </w:pPr>
      <w:r>
        <w:rPr>
          <w:rStyle w:val="aff3"/>
        </w:rPr>
        <w:annotationRef/>
      </w:r>
      <w:r>
        <w:rPr>
          <w:rFonts w:hint="eastAsia"/>
        </w:rPr>
        <w:t>增加</w:t>
      </w:r>
    </w:p>
    <w:p w:rsidR="0050706F" w:rsidRDefault="0050706F">
      <w:pPr>
        <w:pStyle w:val="aff4"/>
        <w:rPr>
          <w:rFonts w:hint="eastAsia"/>
        </w:rPr>
      </w:pPr>
    </w:p>
    <w:p w:rsidR="0050706F" w:rsidRDefault="0050706F">
      <w:pPr>
        <w:pStyle w:val="aff4"/>
        <w:rPr>
          <w:rFonts w:hint="eastAsia"/>
        </w:rPr>
      </w:pPr>
      <w:r>
        <w:rPr>
          <w:rFonts w:hint="eastAsia"/>
        </w:rPr>
        <w:t xml:space="preserve">1.4 </w:t>
      </w:r>
      <w:r>
        <w:rPr>
          <w:rFonts w:hint="eastAsia"/>
        </w:rPr>
        <w:t>论文组织与结构</w:t>
      </w:r>
    </w:p>
    <w:p w:rsidR="0050706F" w:rsidRDefault="0050706F">
      <w:pPr>
        <w:pStyle w:val="aff4"/>
        <w:rPr>
          <w:rFonts w:hint="eastAsia"/>
        </w:rPr>
      </w:pPr>
    </w:p>
    <w:p w:rsidR="0050706F" w:rsidRDefault="0050706F">
      <w:pPr>
        <w:pStyle w:val="aff4"/>
      </w:pPr>
    </w:p>
  </w:comment>
  <w:comment w:id="104" w:author="匿名" w:date="2020-05-19T18:34:00Z" w:initials="a">
    <w:p w:rsidR="0050706F" w:rsidRDefault="0050706F">
      <w:pPr>
        <w:pStyle w:val="aff4"/>
        <w:rPr>
          <w:rFonts w:hint="eastAsia"/>
        </w:rPr>
      </w:pPr>
      <w:r>
        <w:rPr>
          <w:rStyle w:val="aff3"/>
        </w:rPr>
        <w:annotationRef/>
      </w:r>
      <w:r>
        <w:rPr>
          <w:rFonts w:hint="eastAsia"/>
        </w:rPr>
        <w:t>没有分析内容啊</w:t>
      </w:r>
    </w:p>
    <w:p w:rsidR="0050706F" w:rsidRDefault="0050706F">
      <w:pPr>
        <w:pStyle w:val="aff4"/>
      </w:pPr>
    </w:p>
  </w:comment>
  <w:comment w:id="111" w:author="匿名" w:date="2020-05-19T18:37:00Z" w:initials="a">
    <w:p w:rsidR="0051451C" w:rsidRDefault="0051451C">
      <w:pPr>
        <w:pStyle w:val="aff4"/>
      </w:pPr>
      <w:r>
        <w:rPr>
          <w:rStyle w:val="aff3"/>
        </w:rPr>
        <w:annotationRef/>
      </w:r>
      <w:r>
        <w:rPr>
          <w:rFonts w:hint="eastAsia"/>
        </w:rPr>
        <w:t>工具介绍不需要，删除</w:t>
      </w:r>
    </w:p>
  </w:comment>
  <w:comment w:id="116" w:author="匿名" w:date="2020-05-19T18:38:00Z" w:initials="a">
    <w:p w:rsidR="00F7080D" w:rsidRDefault="00F7080D">
      <w:pPr>
        <w:pStyle w:val="aff4"/>
        <w:rPr>
          <w:rFonts w:hint="eastAsia"/>
        </w:rPr>
      </w:pPr>
      <w:r>
        <w:rPr>
          <w:rStyle w:val="aff3"/>
        </w:rPr>
        <w:annotationRef/>
      </w:r>
      <w:r w:rsidR="0051451C">
        <w:rPr>
          <w:rFonts w:hint="eastAsia"/>
        </w:rPr>
        <w:t>芯片处理器的介绍不需要，删除。增加处理器</w:t>
      </w:r>
      <w:r>
        <w:rPr>
          <w:rFonts w:hint="eastAsia"/>
        </w:rPr>
        <w:t>主程序</w:t>
      </w:r>
      <w:r w:rsidR="0051451C">
        <w:rPr>
          <w:rFonts w:hint="eastAsia"/>
        </w:rPr>
        <w:t>核心代码；</w:t>
      </w:r>
    </w:p>
    <w:p w:rsidR="00F7080D" w:rsidRDefault="00F7080D">
      <w:pPr>
        <w:pStyle w:val="aff4"/>
      </w:pPr>
    </w:p>
  </w:comment>
  <w:comment w:id="122" w:author="匿名" w:date="2020-05-19T18:37:00Z" w:initials="a">
    <w:p w:rsidR="00F7080D" w:rsidRDefault="00F7080D">
      <w:pPr>
        <w:pStyle w:val="aff4"/>
      </w:pPr>
      <w:r>
        <w:rPr>
          <w:rStyle w:val="aff3"/>
        </w:rPr>
        <w:annotationRef/>
      </w:r>
      <w:r>
        <w:rPr>
          <w:rFonts w:hint="eastAsia"/>
        </w:rPr>
        <w:t>添加核心程序代码</w:t>
      </w:r>
    </w:p>
  </w:comment>
  <w:comment w:id="125" w:author="匿名" w:date="2020-05-19T18:37:00Z" w:initials="a">
    <w:p w:rsidR="00F7080D" w:rsidRDefault="00F7080D">
      <w:pPr>
        <w:pStyle w:val="aff4"/>
      </w:pPr>
      <w:r>
        <w:rPr>
          <w:rStyle w:val="aff3"/>
        </w:rPr>
        <w:annotationRef/>
      </w:r>
      <w:r>
        <w:rPr>
          <w:rFonts w:hint="eastAsia"/>
        </w:rPr>
        <w:t>添加核心程序代码</w:t>
      </w:r>
    </w:p>
  </w:comment>
  <w:comment w:id="153" w:author="匿名" w:date="2020-05-19T18:35:00Z" w:initials="a">
    <w:p w:rsidR="00F7080D" w:rsidRDefault="00F7080D">
      <w:pPr>
        <w:pStyle w:val="aff4"/>
        <w:rPr>
          <w:rFonts w:hint="eastAsia"/>
        </w:rPr>
      </w:pPr>
      <w:r>
        <w:rPr>
          <w:rStyle w:val="aff3"/>
        </w:rPr>
        <w:annotationRef/>
      </w:r>
      <w:r>
        <w:rPr>
          <w:rFonts w:hint="eastAsia"/>
        </w:rPr>
        <w:t>参考文献</w:t>
      </w:r>
      <w:r>
        <w:rPr>
          <w:rFonts w:hint="eastAsia"/>
        </w:rPr>
        <w:t>15-20</w:t>
      </w:r>
      <w:r>
        <w:rPr>
          <w:rFonts w:hint="eastAsia"/>
        </w:rPr>
        <w:t>个为宜，</w:t>
      </w:r>
    </w:p>
    <w:p w:rsidR="00F7080D" w:rsidRDefault="00F7080D">
      <w:pPr>
        <w:pStyle w:val="aff4"/>
        <w:rPr>
          <w:rFonts w:hint="eastAsia"/>
        </w:rPr>
      </w:pPr>
    </w:p>
    <w:p w:rsidR="00F7080D" w:rsidRDefault="00F7080D">
      <w:pPr>
        <w:pStyle w:val="aff4"/>
      </w:pPr>
      <w:r>
        <w:rPr>
          <w:rFonts w:hint="eastAsia"/>
        </w:rPr>
        <w:t>在论文正文中需要标注引用</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0925" w:rsidRDefault="00460925"/>
  </w:endnote>
  <w:endnote w:type="continuationSeparator" w:id="0">
    <w:p w:rsidR="00460925" w:rsidRDefault="00460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06F" w:rsidRDefault="0050706F">
    <w:pPr>
      <w:pStyle w:val="a5"/>
      <w:framePr w:wrap="around" w:vAnchor="text" w:hAnchor="margin" w:xAlign="center" w:y="-202"/>
      <w:rPr>
        <w:rStyle w:val="aa"/>
        <w:rFonts w:asciiTheme="minorEastAsia" w:hAnsiTheme="minorEastAsia"/>
      </w:rPr>
    </w:pPr>
    <w:r>
      <w:rPr>
        <w:rStyle w:val="aa"/>
        <w:rFonts w:asciiTheme="minorEastAsia" w:hAnsiTheme="minorEastAsia"/>
      </w:rPr>
      <w:fldChar w:fldCharType="begin"/>
    </w:r>
    <w:r>
      <w:rPr>
        <w:rStyle w:val="aa"/>
        <w:rFonts w:asciiTheme="minorEastAsia" w:hAnsiTheme="minorEastAsia"/>
      </w:rPr>
      <w:instrText xml:space="preserve">PAGE  </w:instrText>
    </w:r>
    <w:r>
      <w:rPr>
        <w:rStyle w:val="aa"/>
        <w:rFonts w:asciiTheme="minorEastAsia" w:hAnsiTheme="minorEastAsia"/>
      </w:rPr>
      <w:fldChar w:fldCharType="separate"/>
    </w:r>
    <w:r w:rsidR="00392B91">
      <w:rPr>
        <w:rStyle w:val="aa"/>
        <w:rFonts w:asciiTheme="minorEastAsia" w:hAnsiTheme="minorEastAsia"/>
        <w:noProof/>
      </w:rPr>
      <w:t>12</w:t>
    </w:r>
    <w:r>
      <w:rPr>
        <w:rStyle w:val="aa"/>
        <w:rFonts w:asciiTheme="minorEastAsia" w:hAnsiTheme="minorEastAsia"/>
      </w:rPr>
      <w:fldChar w:fldCharType="end"/>
    </w:r>
  </w:p>
  <w:p w:rsidR="0050706F" w:rsidRDefault="0050706F">
    <w:pPr>
      <w:pStyle w:val="a5"/>
      <w:ind w:right="360"/>
      <w:rPr>
        <w:rFonts w:asciiTheme="minorEastAsia" w:hAnsiTheme="minor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3594909"/>
    </w:sdtPr>
    <w:sdtEndPr>
      <w:rPr>
        <w:rFonts w:asciiTheme="minorEastAsia" w:hAnsiTheme="minorEastAsia"/>
      </w:rPr>
    </w:sdtEndPr>
    <w:sdtContent>
      <w:p w:rsidR="0050706F" w:rsidRDefault="0050706F">
        <w:pPr>
          <w:pStyle w:val="a5"/>
          <w:jc w:val="center"/>
          <w:rPr>
            <w:rFonts w:asciiTheme="minorEastAsia" w:hAnsiTheme="minorEastAsia"/>
          </w:rPr>
        </w:pPr>
      </w:p>
    </w:sdtContent>
  </w:sdt>
  <w:p w:rsidR="0050706F" w:rsidRDefault="0050706F">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06F" w:rsidRDefault="0050706F">
    <w:pPr>
      <w:pStyle w:val="a5"/>
      <w:jc w:val="center"/>
      <w:rPr>
        <w:rFonts w:asciiTheme="minorEastAsia" w:hAnsiTheme="minorEastAsia"/>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0706F" w:rsidRDefault="0050706F">
                          <w:pPr>
                            <w:pStyle w:val="a5"/>
                          </w:pPr>
                          <w:r>
                            <w:rPr>
                              <w:rFonts w:hint="eastAsia"/>
                            </w:rPr>
                            <w:fldChar w:fldCharType="begin"/>
                          </w:r>
                          <w:r>
                            <w:rPr>
                              <w:rFonts w:hint="eastAsia"/>
                            </w:rPr>
                            <w:instrText xml:space="preserve"> PAGE  \* MERGEFORMAT </w:instrText>
                          </w:r>
                          <w:r>
                            <w:rPr>
                              <w:rFonts w:hint="eastAsia"/>
                            </w:rPr>
                            <w:fldChar w:fldCharType="separate"/>
                          </w:r>
                          <w:r w:rsidR="00392B91">
                            <w:rPr>
                              <w:noProof/>
                            </w:rP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bkYgIAAAw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mTlbkYgIAAAwFAAAOAAAAAAAAAAAAAAAAAC4CAABkcnMvZTJvRG9jLnht&#10;bFBLAQItABQABgAIAAAAIQBxqtG51wAAAAUBAAAPAAAAAAAAAAAAAAAAALwEAABkcnMvZG93bnJl&#10;di54bWxQSwUGAAAAAAQABADzAAAAwAUAAAAA&#10;" filled="f" stroked="f" strokeweight=".5pt">
              <v:textbox style="mso-fit-shape-to-text:t" inset="0,0,0,0">
                <w:txbxContent>
                  <w:p w:rsidR="0050706F" w:rsidRDefault="0050706F">
                    <w:pPr>
                      <w:pStyle w:val="a5"/>
                    </w:pPr>
                    <w:r>
                      <w:rPr>
                        <w:rFonts w:hint="eastAsia"/>
                      </w:rPr>
                      <w:fldChar w:fldCharType="begin"/>
                    </w:r>
                    <w:r>
                      <w:rPr>
                        <w:rFonts w:hint="eastAsia"/>
                      </w:rPr>
                      <w:instrText xml:space="preserve"> PAGE  \* MERGEFORMAT </w:instrText>
                    </w:r>
                    <w:r>
                      <w:rPr>
                        <w:rFonts w:hint="eastAsia"/>
                      </w:rPr>
                      <w:fldChar w:fldCharType="separate"/>
                    </w:r>
                    <w:r w:rsidR="00392B91">
                      <w:rPr>
                        <w:noProof/>
                      </w:rPr>
                      <w:t>11</w:t>
                    </w:r>
                    <w:r>
                      <w:rPr>
                        <w:rFonts w:hint="eastAsia"/>
                      </w:rPr>
                      <w:fldChar w:fldCharType="end"/>
                    </w:r>
                  </w:p>
                </w:txbxContent>
              </v:textbox>
              <w10:wrap anchorx="margin"/>
            </v:shape>
          </w:pict>
        </mc:Fallback>
      </mc:AlternateContent>
    </w:r>
    <w:sdt>
      <w:sdtPr>
        <w:id w:val="1872040702"/>
      </w:sdtPr>
      <w:sdtEndPr>
        <w:rPr>
          <w:rFonts w:asciiTheme="minorEastAsia" w:hAnsiTheme="minorEastAsia"/>
        </w:rPr>
      </w:sdtEndPr>
      <w:sdtContent/>
    </w:sdt>
  </w:p>
  <w:p w:rsidR="0050706F" w:rsidRDefault="0050706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0925" w:rsidRDefault="00460925"/>
  </w:footnote>
  <w:footnote w:type="continuationSeparator" w:id="0">
    <w:p w:rsidR="00460925" w:rsidRDefault="004609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06F" w:rsidRDefault="0050706F">
    <w:pPr>
      <w:pStyle w:val="a6"/>
      <w:pBdr>
        <w:bottom w:val="none" w:sz="0" w:space="1" w:color="auto"/>
      </w:pBdr>
    </w:pPr>
    <w:r>
      <w:rPr>
        <w:rFonts w:hint="eastAsia"/>
      </w:rPr>
      <w:t>河南理工大学本科毕业设计（论文）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06F" w:rsidRDefault="0050706F">
    <w:pPr>
      <w:pStyle w:val="a6"/>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06F" w:rsidRDefault="0050706F">
    <w:pPr>
      <w:pStyle w:val="a6"/>
    </w:pPr>
    <w:r>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06F" w:rsidRDefault="0050706F">
    <w:pPr>
      <w:pStyle w:val="a6"/>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06F" w:rsidRDefault="0050706F">
    <w:pPr>
      <w:pStyle w:val="a6"/>
    </w:pPr>
    <w:r>
      <w:rPr>
        <w:rFonts w:hint="eastAsia"/>
      </w:rPr>
      <w:t>河南理工大学本科毕业设计（论文）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06F" w:rsidRDefault="0050706F">
    <w:pPr>
      <w:pStyle w:val="a6"/>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706F" w:rsidRPr="00BA4EC1" w:rsidRDefault="0050706F" w:rsidP="00BA4EC1">
    <w:pPr>
      <w:pStyle w:val="a6"/>
    </w:pPr>
    <w:r>
      <w:fldChar w:fldCharType="begin"/>
    </w:r>
    <w:r>
      <w:instrText xml:space="preserve"> STYLEREF  "</w:instrText>
    </w:r>
    <w:r>
      <w:instrText>标题</w:instrText>
    </w:r>
    <w:r>
      <w:instrText xml:space="preserve"> 1"  \* MERGEFORMAT </w:instrText>
    </w:r>
    <w:r>
      <w:fldChar w:fldCharType="separate"/>
    </w:r>
    <w:r w:rsidR="00392B91">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AAEAD6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9822DAB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0C89CB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27BE1082"/>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B32C1C7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062CFC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794844F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02FCCEF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047C83A8"/>
    <w:lvl w:ilvl="0">
      <w:start w:val="1"/>
      <w:numFmt w:val="decimal"/>
      <w:lvlText w:val="%1."/>
      <w:lvlJc w:val="left"/>
      <w:pPr>
        <w:tabs>
          <w:tab w:val="num" w:pos="360"/>
        </w:tabs>
        <w:ind w:left="360" w:hangingChars="200" w:hanging="360"/>
      </w:pPr>
    </w:lvl>
  </w:abstractNum>
  <w:abstractNum w:abstractNumId="9">
    <w:nsid w:val="FFFFFF89"/>
    <w:multiLevelType w:val="singleLevel"/>
    <w:tmpl w:val="AF74948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trackRevisions/>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26"/>
    <w:rsid w:val="00014E77"/>
    <w:rsid w:val="000348FC"/>
    <w:rsid w:val="00046131"/>
    <w:rsid w:val="00060F97"/>
    <w:rsid w:val="00073FF2"/>
    <w:rsid w:val="00086D62"/>
    <w:rsid w:val="0009420B"/>
    <w:rsid w:val="000A33F5"/>
    <w:rsid w:val="000B1CD8"/>
    <w:rsid w:val="000B488F"/>
    <w:rsid w:val="000B547D"/>
    <w:rsid w:val="000C39F7"/>
    <w:rsid w:val="00120AC1"/>
    <w:rsid w:val="001234DD"/>
    <w:rsid w:val="00136F0E"/>
    <w:rsid w:val="001403B8"/>
    <w:rsid w:val="001416E5"/>
    <w:rsid w:val="00144E9D"/>
    <w:rsid w:val="001727DE"/>
    <w:rsid w:val="00174D73"/>
    <w:rsid w:val="00175EEF"/>
    <w:rsid w:val="001A1651"/>
    <w:rsid w:val="001F2B08"/>
    <w:rsid w:val="00203A1B"/>
    <w:rsid w:val="00227F07"/>
    <w:rsid w:val="00246AC2"/>
    <w:rsid w:val="00253D60"/>
    <w:rsid w:val="00275244"/>
    <w:rsid w:val="002759CB"/>
    <w:rsid w:val="002A0315"/>
    <w:rsid w:val="002B485C"/>
    <w:rsid w:val="002D5879"/>
    <w:rsid w:val="002E6D91"/>
    <w:rsid w:val="00316EC1"/>
    <w:rsid w:val="00321910"/>
    <w:rsid w:val="00322AE9"/>
    <w:rsid w:val="003263F0"/>
    <w:rsid w:val="003461B4"/>
    <w:rsid w:val="00360579"/>
    <w:rsid w:val="00360AC6"/>
    <w:rsid w:val="003709D9"/>
    <w:rsid w:val="0037122F"/>
    <w:rsid w:val="00392B91"/>
    <w:rsid w:val="003A227F"/>
    <w:rsid w:val="003B61AF"/>
    <w:rsid w:val="003D3923"/>
    <w:rsid w:val="003D4484"/>
    <w:rsid w:val="003E1985"/>
    <w:rsid w:val="003E4DB1"/>
    <w:rsid w:val="00413E7C"/>
    <w:rsid w:val="00420EFA"/>
    <w:rsid w:val="00427A90"/>
    <w:rsid w:val="00444099"/>
    <w:rsid w:val="00456EBE"/>
    <w:rsid w:val="00460925"/>
    <w:rsid w:val="00477011"/>
    <w:rsid w:val="004B5241"/>
    <w:rsid w:val="004C0EEF"/>
    <w:rsid w:val="004D0A84"/>
    <w:rsid w:val="004D5D05"/>
    <w:rsid w:val="0050706F"/>
    <w:rsid w:val="0051451C"/>
    <w:rsid w:val="0052468B"/>
    <w:rsid w:val="005305C7"/>
    <w:rsid w:val="00547251"/>
    <w:rsid w:val="005611FB"/>
    <w:rsid w:val="00573BEC"/>
    <w:rsid w:val="005A5A89"/>
    <w:rsid w:val="005A5F50"/>
    <w:rsid w:val="005D5DD8"/>
    <w:rsid w:val="005D7572"/>
    <w:rsid w:val="005F6D40"/>
    <w:rsid w:val="00607E5C"/>
    <w:rsid w:val="00632D3C"/>
    <w:rsid w:val="006518EE"/>
    <w:rsid w:val="00666B16"/>
    <w:rsid w:val="00686D93"/>
    <w:rsid w:val="006A20CD"/>
    <w:rsid w:val="006A22CA"/>
    <w:rsid w:val="006B5245"/>
    <w:rsid w:val="006D2ABE"/>
    <w:rsid w:val="006E0D86"/>
    <w:rsid w:val="00730AC2"/>
    <w:rsid w:val="007801D2"/>
    <w:rsid w:val="007809CB"/>
    <w:rsid w:val="0079213C"/>
    <w:rsid w:val="0079617F"/>
    <w:rsid w:val="007B02E8"/>
    <w:rsid w:val="007E1DE3"/>
    <w:rsid w:val="00841EF7"/>
    <w:rsid w:val="00845D6C"/>
    <w:rsid w:val="008474E3"/>
    <w:rsid w:val="0086170D"/>
    <w:rsid w:val="00863DD0"/>
    <w:rsid w:val="008834E2"/>
    <w:rsid w:val="008B0BBB"/>
    <w:rsid w:val="008B3FDE"/>
    <w:rsid w:val="008C2EDB"/>
    <w:rsid w:val="00900A05"/>
    <w:rsid w:val="00904B58"/>
    <w:rsid w:val="0090616F"/>
    <w:rsid w:val="00910E5D"/>
    <w:rsid w:val="0091769B"/>
    <w:rsid w:val="00945C64"/>
    <w:rsid w:val="00967DBE"/>
    <w:rsid w:val="00986B15"/>
    <w:rsid w:val="00993213"/>
    <w:rsid w:val="009946EB"/>
    <w:rsid w:val="009D15E7"/>
    <w:rsid w:val="009E0022"/>
    <w:rsid w:val="009E3D71"/>
    <w:rsid w:val="009F27D7"/>
    <w:rsid w:val="009F3C99"/>
    <w:rsid w:val="009F54B8"/>
    <w:rsid w:val="00A07EED"/>
    <w:rsid w:val="00A5369A"/>
    <w:rsid w:val="00A7398D"/>
    <w:rsid w:val="00A83B4B"/>
    <w:rsid w:val="00A91253"/>
    <w:rsid w:val="00AA38D2"/>
    <w:rsid w:val="00AB4F5C"/>
    <w:rsid w:val="00AC1361"/>
    <w:rsid w:val="00AF6BA2"/>
    <w:rsid w:val="00B058B6"/>
    <w:rsid w:val="00B16B8B"/>
    <w:rsid w:val="00B27E9A"/>
    <w:rsid w:val="00B5764B"/>
    <w:rsid w:val="00B63343"/>
    <w:rsid w:val="00B7003C"/>
    <w:rsid w:val="00B82D0C"/>
    <w:rsid w:val="00BA47F9"/>
    <w:rsid w:val="00BA4EC1"/>
    <w:rsid w:val="00BA6EF9"/>
    <w:rsid w:val="00BE0801"/>
    <w:rsid w:val="00C0773B"/>
    <w:rsid w:val="00C4672B"/>
    <w:rsid w:val="00C613E4"/>
    <w:rsid w:val="00C672EC"/>
    <w:rsid w:val="00C77242"/>
    <w:rsid w:val="00C81AE4"/>
    <w:rsid w:val="00C84EE4"/>
    <w:rsid w:val="00C87D83"/>
    <w:rsid w:val="00C96183"/>
    <w:rsid w:val="00CC4D42"/>
    <w:rsid w:val="00CD355C"/>
    <w:rsid w:val="00CF56F8"/>
    <w:rsid w:val="00D13DFB"/>
    <w:rsid w:val="00D215AE"/>
    <w:rsid w:val="00D34144"/>
    <w:rsid w:val="00D37C96"/>
    <w:rsid w:val="00D4086A"/>
    <w:rsid w:val="00D53086"/>
    <w:rsid w:val="00D81081"/>
    <w:rsid w:val="00D85CDD"/>
    <w:rsid w:val="00DD2713"/>
    <w:rsid w:val="00DE04C7"/>
    <w:rsid w:val="00DF78D0"/>
    <w:rsid w:val="00E15E27"/>
    <w:rsid w:val="00E162B3"/>
    <w:rsid w:val="00E270DF"/>
    <w:rsid w:val="00E5051B"/>
    <w:rsid w:val="00E53F1D"/>
    <w:rsid w:val="00E65226"/>
    <w:rsid w:val="00E65AB4"/>
    <w:rsid w:val="00E908AB"/>
    <w:rsid w:val="00EA417D"/>
    <w:rsid w:val="00EA598A"/>
    <w:rsid w:val="00F4125C"/>
    <w:rsid w:val="00F62B9B"/>
    <w:rsid w:val="00F7080D"/>
    <w:rsid w:val="00F7691E"/>
    <w:rsid w:val="00F81AB4"/>
    <w:rsid w:val="00F8253D"/>
    <w:rsid w:val="00F90D40"/>
    <w:rsid w:val="00FA335E"/>
    <w:rsid w:val="00FA66E0"/>
    <w:rsid w:val="00FA6B71"/>
    <w:rsid w:val="00FE4564"/>
    <w:rsid w:val="00FF24F2"/>
    <w:rsid w:val="00FF298A"/>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267">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uiPriority w:val="3"/>
    <w:qFormat/>
    <w:rsid w:val="007809CB"/>
    <w:pPr>
      <w:widowControl w:val="0"/>
      <w:jc w:val="both"/>
    </w:pPr>
    <w:rPr>
      <w:kern w:val="2"/>
      <w:sz w:val="21"/>
      <w:szCs w:val="22"/>
    </w:rPr>
  </w:style>
  <w:style w:type="paragraph" w:styleId="1">
    <w:name w:val="heading 1"/>
    <w:basedOn w:val="a0"/>
    <w:next w:val="a"/>
    <w:link w:val="1Char"/>
    <w:qFormat/>
    <w:rsid w:val="00C672EC"/>
    <w:pPr>
      <w:numPr>
        <w:numId w:val="11"/>
      </w:numPr>
    </w:pPr>
    <w:rPr>
      <w:b/>
    </w:rPr>
  </w:style>
  <w:style w:type="paragraph" w:styleId="2">
    <w:name w:val="heading 2"/>
    <w:basedOn w:val="a"/>
    <w:next w:val="a"/>
    <w:link w:val="2Char"/>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Char"/>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uiPriority w:val="99"/>
    <w:unhideWhenUsed/>
    <w:qFormat/>
    <w:pPr>
      <w:tabs>
        <w:tab w:val="center" w:pos="4153"/>
        <w:tab w:val="right" w:pos="8306"/>
      </w:tabs>
      <w:snapToGrid w:val="0"/>
      <w:jc w:val="left"/>
    </w:pPr>
    <w:rPr>
      <w:sz w:val="18"/>
      <w:szCs w:val="18"/>
    </w:rPr>
  </w:style>
  <w:style w:type="paragraph" w:styleId="a6">
    <w:name w:val="header"/>
    <w:basedOn w:val="a"/>
    <w:uiPriority w:val="3"/>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uiPriority w:val="3"/>
    <w:qFormat/>
    <w:pPr>
      <w:snapToGrid w:val="0"/>
      <w:jc w:val="left"/>
    </w:pPr>
    <w:rPr>
      <w:sz w:val="18"/>
    </w:rPr>
  </w:style>
  <w:style w:type="table" w:styleId="a8">
    <w:name w:val="Table Grid"/>
    <w:basedOn w:val="a3"/>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2"/>
    <w:uiPriority w:val="3"/>
    <w:qFormat/>
    <w:rPr>
      <w:b/>
    </w:rPr>
  </w:style>
  <w:style w:type="character" w:styleId="aa">
    <w:name w:val="page number"/>
    <w:uiPriority w:val="3"/>
    <w:qFormat/>
    <w:rPr>
      <w:rFonts w:cs="Times New Roman"/>
    </w:rPr>
  </w:style>
  <w:style w:type="character" w:styleId="ab">
    <w:name w:val="Hyperlink"/>
    <w:basedOn w:val="a2"/>
    <w:uiPriority w:val="99"/>
    <w:qFormat/>
    <w:rPr>
      <w:color w:val="0000FF"/>
      <w:u w:val="single"/>
    </w:rPr>
  </w:style>
  <w:style w:type="character" w:styleId="ac">
    <w:name w:val="footnote reference"/>
    <w:basedOn w:val="a2"/>
    <w:uiPriority w:val="3"/>
    <w:qFormat/>
    <w:rPr>
      <w:vertAlign w:val="superscript"/>
    </w:rPr>
  </w:style>
  <w:style w:type="paragraph" w:styleId="ad">
    <w:name w:val="List Paragraph"/>
    <w:basedOn w:val="a"/>
    <w:link w:val="Char"/>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e">
    <w:name w:val="a_正文"/>
    <w:basedOn w:val="a"/>
    <w:link w:val="af"/>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d"/>
    <w:next w:val="ae"/>
    <w:link w:val="af0"/>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
    <w:name w:val="a_正文 字符"/>
    <w:basedOn w:val="a2"/>
    <w:link w:val="ae"/>
    <w:rsid w:val="007809CB"/>
    <w:rPr>
      <w:rFonts w:ascii="Times New Roman" w:eastAsia="宋体" w:hAnsi="Times New Roman"/>
      <w:kern w:val="2"/>
      <w:sz w:val="24"/>
      <w:szCs w:val="24"/>
    </w:rPr>
  </w:style>
  <w:style w:type="paragraph" w:customStyle="1" w:styleId="af1">
    <w:name w:val="a_二级标题"/>
    <w:basedOn w:val="2"/>
    <w:next w:val="ae"/>
    <w:link w:val="af2"/>
    <w:uiPriority w:val="1"/>
    <w:qFormat/>
    <w:rsid w:val="003461B4"/>
  </w:style>
  <w:style w:type="character" w:customStyle="1" w:styleId="Char">
    <w:name w:val="列出段落 Char"/>
    <w:basedOn w:val="a2"/>
    <w:link w:val="ad"/>
    <w:uiPriority w:val="34"/>
    <w:rsid w:val="00144E9D"/>
    <w:rPr>
      <w:kern w:val="2"/>
      <w:sz w:val="21"/>
      <w:szCs w:val="22"/>
    </w:rPr>
  </w:style>
  <w:style w:type="character" w:customStyle="1" w:styleId="af0">
    <w:name w:val="a_一级标题 字符"/>
    <w:basedOn w:val="Char"/>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e"/>
    <w:link w:val="af3"/>
    <w:uiPriority w:val="1"/>
    <w:qFormat/>
    <w:rsid w:val="003D3923"/>
    <w:pPr>
      <w:spacing w:line="312" w:lineRule="auto"/>
    </w:pPr>
    <w:rPr>
      <w:bCs w:val="0"/>
      <w:sz w:val="24"/>
    </w:rPr>
  </w:style>
  <w:style w:type="character" w:customStyle="1" w:styleId="2Char">
    <w:name w:val="标题 2 Char"/>
    <w:basedOn w:val="a2"/>
    <w:link w:val="2"/>
    <w:rsid w:val="007809CB"/>
    <w:rPr>
      <w:rFonts w:ascii="Times New Roman" w:eastAsia="宋体" w:hAnsi="Times New Roman" w:cstheme="majorBidi"/>
      <w:b/>
      <w:bCs/>
      <w:kern w:val="2"/>
      <w:sz w:val="28"/>
      <w:szCs w:val="28"/>
    </w:rPr>
  </w:style>
  <w:style w:type="character" w:customStyle="1" w:styleId="af2">
    <w:name w:val="a_二级标题 字符"/>
    <w:basedOn w:val="2Char"/>
    <w:link w:val="af1"/>
    <w:uiPriority w:val="1"/>
    <w:rsid w:val="007809CB"/>
    <w:rPr>
      <w:rFonts w:ascii="Times New Roman" w:eastAsia="宋体" w:hAnsi="Times New Roman" w:cstheme="majorBidi"/>
      <w:b/>
      <w:bCs/>
      <w:kern w:val="2"/>
      <w:sz w:val="28"/>
      <w:szCs w:val="28"/>
    </w:rPr>
  </w:style>
  <w:style w:type="paragraph" w:customStyle="1" w:styleId="af4">
    <w:name w:val="a_图题"/>
    <w:basedOn w:val="a"/>
    <w:next w:val="ae"/>
    <w:link w:val="af5"/>
    <w:qFormat/>
    <w:rsid w:val="00A91253"/>
    <w:pPr>
      <w:jc w:val="center"/>
    </w:pPr>
  </w:style>
  <w:style w:type="character" w:customStyle="1" w:styleId="af3">
    <w:name w:val="a_三级标题 字符"/>
    <w:basedOn w:val="2Char"/>
    <w:link w:val="a1"/>
    <w:uiPriority w:val="1"/>
    <w:rsid w:val="007809CB"/>
    <w:rPr>
      <w:rFonts w:ascii="Times New Roman" w:eastAsia="宋体" w:hAnsi="Times New Roman" w:cstheme="majorBidi"/>
      <w:b/>
      <w:bCs w:val="0"/>
      <w:kern w:val="2"/>
      <w:sz w:val="24"/>
      <w:szCs w:val="28"/>
    </w:rPr>
  </w:style>
  <w:style w:type="paragraph" w:customStyle="1" w:styleId="af6">
    <w:name w:val="a_图"/>
    <w:basedOn w:val="a"/>
    <w:next w:val="af4"/>
    <w:link w:val="af7"/>
    <w:qFormat/>
    <w:rsid w:val="00A91253"/>
    <w:pPr>
      <w:jc w:val="center"/>
    </w:pPr>
    <w:rPr>
      <w:noProof/>
    </w:rPr>
  </w:style>
  <w:style w:type="character" w:customStyle="1" w:styleId="af5">
    <w:name w:val="a_图题 字符"/>
    <w:basedOn w:val="a2"/>
    <w:link w:val="af4"/>
    <w:rsid w:val="007809CB"/>
    <w:rPr>
      <w:kern w:val="2"/>
      <w:sz w:val="21"/>
      <w:szCs w:val="22"/>
    </w:rPr>
  </w:style>
  <w:style w:type="paragraph" w:customStyle="1" w:styleId="af8">
    <w:name w:val="a_表"/>
    <w:basedOn w:val="a"/>
    <w:next w:val="ae"/>
    <w:link w:val="af9"/>
    <w:qFormat/>
    <w:rsid w:val="00A91253"/>
    <w:pPr>
      <w:jc w:val="center"/>
    </w:pPr>
    <w:rPr>
      <w:rFonts w:ascii="Times New Roman" w:eastAsia="宋体" w:hAnsi="Times New Roman"/>
      <w:color w:val="000000"/>
      <w:szCs w:val="21"/>
    </w:rPr>
  </w:style>
  <w:style w:type="character" w:customStyle="1" w:styleId="af7">
    <w:name w:val="a_图 字符"/>
    <w:basedOn w:val="a2"/>
    <w:link w:val="af6"/>
    <w:rsid w:val="007809CB"/>
    <w:rPr>
      <w:noProof/>
      <w:kern w:val="2"/>
      <w:sz w:val="21"/>
      <w:szCs w:val="22"/>
    </w:rPr>
  </w:style>
  <w:style w:type="paragraph" w:customStyle="1" w:styleId="afa">
    <w:name w:val="a_表题"/>
    <w:basedOn w:val="a"/>
    <w:next w:val="af8"/>
    <w:link w:val="afb"/>
    <w:qFormat/>
    <w:rsid w:val="00A91253"/>
    <w:pPr>
      <w:jc w:val="center"/>
    </w:pPr>
    <w:rPr>
      <w:rFonts w:ascii="Times New Roman" w:eastAsia="宋体" w:hAnsi="Times New Roman"/>
      <w:szCs w:val="21"/>
    </w:rPr>
  </w:style>
  <w:style w:type="character" w:customStyle="1" w:styleId="af9">
    <w:name w:val="a_表 字符"/>
    <w:basedOn w:val="a2"/>
    <w:link w:val="af8"/>
    <w:rsid w:val="007809CB"/>
    <w:rPr>
      <w:rFonts w:ascii="Times New Roman" w:eastAsia="宋体" w:hAnsi="Times New Roman"/>
      <w:color w:val="000000"/>
      <w:kern w:val="2"/>
      <w:sz w:val="21"/>
      <w:szCs w:val="21"/>
    </w:rPr>
  </w:style>
  <w:style w:type="paragraph" w:customStyle="1" w:styleId="afc">
    <w:name w:val="a_参考文献"/>
    <w:basedOn w:val="a"/>
    <w:link w:val="afd"/>
    <w:qFormat/>
    <w:rsid w:val="00A91253"/>
    <w:pPr>
      <w:widowControl/>
      <w:adjustRightInd w:val="0"/>
      <w:snapToGrid w:val="0"/>
      <w:spacing w:line="312" w:lineRule="auto"/>
      <w:ind w:left="420" w:hangingChars="200" w:hanging="420"/>
    </w:pPr>
    <w:rPr>
      <w:rFonts w:ascii="Times New Roman" w:eastAsia="宋体" w:hAnsi="Times New Roman" w:cs="Arial"/>
      <w:color w:val="333333"/>
      <w:kern w:val="0"/>
      <w:szCs w:val="21"/>
    </w:rPr>
  </w:style>
  <w:style w:type="character" w:customStyle="1" w:styleId="afb">
    <w:name w:val="a_表题 字符"/>
    <w:basedOn w:val="a2"/>
    <w:link w:val="afa"/>
    <w:rsid w:val="007809CB"/>
    <w:rPr>
      <w:rFonts w:ascii="Times New Roman" w:eastAsia="宋体" w:hAnsi="Times New Roman"/>
      <w:kern w:val="2"/>
      <w:sz w:val="21"/>
      <w:szCs w:val="21"/>
    </w:rPr>
  </w:style>
  <w:style w:type="paragraph" w:customStyle="1" w:styleId="afe">
    <w:name w:val="a_摘要"/>
    <w:basedOn w:val="ad"/>
    <w:next w:val="ae"/>
    <w:link w:val="aff"/>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d">
    <w:name w:val="a_参考文献 字符"/>
    <w:basedOn w:val="a2"/>
    <w:link w:val="afc"/>
    <w:rsid w:val="007809CB"/>
    <w:rPr>
      <w:rFonts w:ascii="Times New Roman" w:eastAsia="宋体" w:hAnsi="Times New Roman" w:cs="Arial"/>
      <w:color w:val="333333"/>
      <w:sz w:val="21"/>
      <w:szCs w:val="21"/>
    </w:rPr>
  </w:style>
  <w:style w:type="character" w:customStyle="1" w:styleId="aff">
    <w:name w:val="a_摘要 字符"/>
    <w:basedOn w:val="Char"/>
    <w:link w:val="afe"/>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customStyle="1" w:styleId="PlainTable2">
    <w:name w:val="Plain Table 2"/>
    <w:basedOn w:val="a3"/>
    <w:uiPriority w:val="42"/>
    <w:rsid w:val="003461B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customStyle="1" w:styleId="PlainTable3">
    <w:name w:val="Plain Table 3"/>
    <w:basedOn w:val="a3"/>
    <w:uiPriority w:val="43"/>
    <w:rsid w:val="003461B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d"/>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d"/>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0">
    <w:name w:val="Placeholder Text"/>
    <w:basedOn w:val="a2"/>
    <w:uiPriority w:val="99"/>
    <w:semiHidden/>
    <w:rsid w:val="004D0A84"/>
    <w:rPr>
      <w:color w:val="808080"/>
    </w:rPr>
  </w:style>
  <w:style w:type="paragraph" w:styleId="aff1">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Char">
    <w:name w:val="标题 1 Char"/>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10">
    <w:name w:val="toc 1"/>
    <w:basedOn w:val="a"/>
    <w:next w:val="a"/>
    <w:autoRedefine/>
    <w:uiPriority w:val="39"/>
    <w:rsid w:val="00427A90"/>
  </w:style>
  <w:style w:type="paragraph" w:styleId="20">
    <w:name w:val="toc 2"/>
    <w:basedOn w:val="a"/>
    <w:next w:val="a"/>
    <w:autoRedefine/>
    <w:uiPriority w:val="39"/>
    <w:rsid w:val="00427A90"/>
    <w:pPr>
      <w:ind w:leftChars="200" w:left="420"/>
    </w:pPr>
  </w:style>
  <w:style w:type="character" w:customStyle="1" w:styleId="3Char">
    <w:name w:val="标题 3 Char"/>
    <w:basedOn w:val="a2"/>
    <w:link w:val="3"/>
    <w:rsid w:val="007809CB"/>
    <w:rPr>
      <w:rFonts w:ascii="Times New Roman" w:eastAsia="宋体" w:hAnsi="Times New Roman" w:cstheme="majorBidi"/>
      <w:kern w:val="2"/>
      <w:sz w:val="24"/>
      <w:szCs w:val="28"/>
    </w:rPr>
  </w:style>
  <w:style w:type="paragraph" w:styleId="30">
    <w:name w:val="toc 3"/>
    <w:basedOn w:val="a"/>
    <w:next w:val="a"/>
    <w:autoRedefine/>
    <w:uiPriority w:val="39"/>
    <w:rsid w:val="00136F0E"/>
    <w:pPr>
      <w:ind w:leftChars="400" w:left="840"/>
    </w:pPr>
  </w:style>
  <w:style w:type="paragraph" w:styleId="aff2">
    <w:name w:val="Balloon Text"/>
    <w:basedOn w:val="a"/>
    <w:link w:val="Char0"/>
    <w:uiPriority w:val="3"/>
    <w:rsid w:val="000348FC"/>
    <w:rPr>
      <w:sz w:val="18"/>
      <w:szCs w:val="18"/>
    </w:rPr>
  </w:style>
  <w:style w:type="character" w:customStyle="1" w:styleId="Char0">
    <w:name w:val="批注框文本 Char"/>
    <w:basedOn w:val="a2"/>
    <w:link w:val="aff2"/>
    <w:uiPriority w:val="3"/>
    <w:rsid w:val="000348FC"/>
    <w:rPr>
      <w:kern w:val="2"/>
      <w:sz w:val="18"/>
      <w:szCs w:val="18"/>
    </w:rPr>
  </w:style>
  <w:style w:type="character" w:styleId="aff3">
    <w:name w:val="annotation reference"/>
    <w:basedOn w:val="a2"/>
    <w:uiPriority w:val="3"/>
    <w:rsid w:val="000348FC"/>
    <w:rPr>
      <w:sz w:val="21"/>
      <w:szCs w:val="21"/>
    </w:rPr>
  </w:style>
  <w:style w:type="paragraph" w:styleId="aff4">
    <w:name w:val="annotation text"/>
    <w:basedOn w:val="a"/>
    <w:link w:val="Char1"/>
    <w:uiPriority w:val="3"/>
    <w:rsid w:val="000348FC"/>
    <w:pPr>
      <w:jc w:val="left"/>
    </w:pPr>
  </w:style>
  <w:style w:type="character" w:customStyle="1" w:styleId="Char1">
    <w:name w:val="批注文字 Char"/>
    <w:basedOn w:val="a2"/>
    <w:link w:val="aff4"/>
    <w:uiPriority w:val="3"/>
    <w:rsid w:val="000348FC"/>
    <w:rPr>
      <w:kern w:val="2"/>
      <w:sz w:val="21"/>
      <w:szCs w:val="22"/>
    </w:rPr>
  </w:style>
  <w:style w:type="paragraph" w:styleId="aff5">
    <w:name w:val="annotation subject"/>
    <w:basedOn w:val="aff4"/>
    <w:next w:val="aff4"/>
    <w:link w:val="Char2"/>
    <w:uiPriority w:val="3"/>
    <w:rsid w:val="000348FC"/>
    <w:rPr>
      <w:b/>
      <w:bCs/>
    </w:rPr>
  </w:style>
  <w:style w:type="character" w:customStyle="1" w:styleId="Char2">
    <w:name w:val="批注主题 Char"/>
    <w:basedOn w:val="Char1"/>
    <w:link w:val="aff5"/>
    <w:uiPriority w:val="3"/>
    <w:rsid w:val="000348FC"/>
    <w:rPr>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267">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uiPriority w:val="3"/>
    <w:qFormat/>
    <w:rsid w:val="007809CB"/>
    <w:pPr>
      <w:widowControl w:val="0"/>
      <w:jc w:val="both"/>
    </w:pPr>
    <w:rPr>
      <w:kern w:val="2"/>
      <w:sz w:val="21"/>
      <w:szCs w:val="22"/>
    </w:rPr>
  </w:style>
  <w:style w:type="paragraph" w:styleId="1">
    <w:name w:val="heading 1"/>
    <w:basedOn w:val="a0"/>
    <w:next w:val="a"/>
    <w:link w:val="1Char"/>
    <w:qFormat/>
    <w:rsid w:val="00C672EC"/>
    <w:pPr>
      <w:numPr>
        <w:numId w:val="11"/>
      </w:numPr>
    </w:pPr>
    <w:rPr>
      <w:b/>
    </w:rPr>
  </w:style>
  <w:style w:type="paragraph" w:styleId="2">
    <w:name w:val="heading 2"/>
    <w:basedOn w:val="a"/>
    <w:next w:val="a"/>
    <w:link w:val="2Char"/>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Char"/>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uiPriority w:val="99"/>
    <w:unhideWhenUsed/>
    <w:qFormat/>
    <w:pPr>
      <w:tabs>
        <w:tab w:val="center" w:pos="4153"/>
        <w:tab w:val="right" w:pos="8306"/>
      </w:tabs>
      <w:snapToGrid w:val="0"/>
      <w:jc w:val="left"/>
    </w:pPr>
    <w:rPr>
      <w:sz w:val="18"/>
      <w:szCs w:val="18"/>
    </w:rPr>
  </w:style>
  <w:style w:type="paragraph" w:styleId="a6">
    <w:name w:val="header"/>
    <w:basedOn w:val="a"/>
    <w:uiPriority w:val="3"/>
    <w:unhideWhenUsed/>
    <w:qFormat/>
    <w:pPr>
      <w:pBdr>
        <w:bottom w:val="single" w:sz="6" w:space="1" w:color="auto"/>
      </w:pBdr>
      <w:tabs>
        <w:tab w:val="center" w:pos="4153"/>
        <w:tab w:val="right" w:pos="8306"/>
      </w:tabs>
      <w:snapToGrid w:val="0"/>
      <w:jc w:val="center"/>
    </w:pPr>
    <w:rPr>
      <w:sz w:val="18"/>
      <w:szCs w:val="18"/>
    </w:rPr>
  </w:style>
  <w:style w:type="paragraph" w:styleId="a7">
    <w:name w:val="footnote text"/>
    <w:basedOn w:val="a"/>
    <w:uiPriority w:val="3"/>
    <w:qFormat/>
    <w:pPr>
      <w:snapToGrid w:val="0"/>
      <w:jc w:val="left"/>
    </w:pPr>
    <w:rPr>
      <w:sz w:val="18"/>
    </w:rPr>
  </w:style>
  <w:style w:type="table" w:styleId="a8">
    <w:name w:val="Table Grid"/>
    <w:basedOn w:val="a3"/>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2"/>
    <w:uiPriority w:val="3"/>
    <w:qFormat/>
    <w:rPr>
      <w:b/>
    </w:rPr>
  </w:style>
  <w:style w:type="character" w:styleId="aa">
    <w:name w:val="page number"/>
    <w:uiPriority w:val="3"/>
    <w:qFormat/>
    <w:rPr>
      <w:rFonts w:cs="Times New Roman"/>
    </w:rPr>
  </w:style>
  <w:style w:type="character" w:styleId="ab">
    <w:name w:val="Hyperlink"/>
    <w:basedOn w:val="a2"/>
    <w:uiPriority w:val="99"/>
    <w:qFormat/>
    <w:rPr>
      <w:color w:val="0000FF"/>
      <w:u w:val="single"/>
    </w:rPr>
  </w:style>
  <w:style w:type="character" w:styleId="ac">
    <w:name w:val="footnote reference"/>
    <w:basedOn w:val="a2"/>
    <w:uiPriority w:val="3"/>
    <w:qFormat/>
    <w:rPr>
      <w:vertAlign w:val="superscript"/>
    </w:rPr>
  </w:style>
  <w:style w:type="paragraph" w:styleId="ad">
    <w:name w:val="List Paragraph"/>
    <w:basedOn w:val="a"/>
    <w:link w:val="Char"/>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e">
    <w:name w:val="a_正文"/>
    <w:basedOn w:val="a"/>
    <w:link w:val="af"/>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d"/>
    <w:next w:val="ae"/>
    <w:link w:val="af0"/>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
    <w:name w:val="a_正文 字符"/>
    <w:basedOn w:val="a2"/>
    <w:link w:val="ae"/>
    <w:rsid w:val="007809CB"/>
    <w:rPr>
      <w:rFonts w:ascii="Times New Roman" w:eastAsia="宋体" w:hAnsi="Times New Roman"/>
      <w:kern w:val="2"/>
      <w:sz w:val="24"/>
      <w:szCs w:val="24"/>
    </w:rPr>
  </w:style>
  <w:style w:type="paragraph" w:customStyle="1" w:styleId="af1">
    <w:name w:val="a_二级标题"/>
    <w:basedOn w:val="2"/>
    <w:next w:val="ae"/>
    <w:link w:val="af2"/>
    <w:uiPriority w:val="1"/>
    <w:qFormat/>
    <w:rsid w:val="003461B4"/>
  </w:style>
  <w:style w:type="character" w:customStyle="1" w:styleId="Char">
    <w:name w:val="列出段落 Char"/>
    <w:basedOn w:val="a2"/>
    <w:link w:val="ad"/>
    <w:uiPriority w:val="34"/>
    <w:rsid w:val="00144E9D"/>
    <w:rPr>
      <w:kern w:val="2"/>
      <w:sz w:val="21"/>
      <w:szCs w:val="22"/>
    </w:rPr>
  </w:style>
  <w:style w:type="character" w:customStyle="1" w:styleId="af0">
    <w:name w:val="a_一级标题 字符"/>
    <w:basedOn w:val="Char"/>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e"/>
    <w:link w:val="af3"/>
    <w:uiPriority w:val="1"/>
    <w:qFormat/>
    <w:rsid w:val="003D3923"/>
    <w:pPr>
      <w:spacing w:line="312" w:lineRule="auto"/>
    </w:pPr>
    <w:rPr>
      <w:bCs w:val="0"/>
      <w:sz w:val="24"/>
    </w:rPr>
  </w:style>
  <w:style w:type="character" w:customStyle="1" w:styleId="2Char">
    <w:name w:val="标题 2 Char"/>
    <w:basedOn w:val="a2"/>
    <w:link w:val="2"/>
    <w:rsid w:val="007809CB"/>
    <w:rPr>
      <w:rFonts w:ascii="Times New Roman" w:eastAsia="宋体" w:hAnsi="Times New Roman" w:cstheme="majorBidi"/>
      <w:b/>
      <w:bCs/>
      <w:kern w:val="2"/>
      <w:sz w:val="28"/>
      <w:szCs w:val="28"/>
    </w:rPr>
  </w:style>
  <w:style w:type="character" w:customStyle="1" w:styleId="af2">
    <w:name w:val="a_二级标题 字符"/>
    <w:basedOn w:val="2Char"/>
    <w:link w:val="af1"/>
    <w:uiPriority w:val="1"/>
    <w:rsid w:val="007809CB"/>
    <w:rPr>
      <w:rFonts w:ascii="Times New Roman" w:eastAsia="宋体" w:hAnsi="Times New Roman" w:cstheme="majorBidi"/>
      <w:b/>
      <w:bCs/>
      <w:kern w:val="2"/>
      <w:sz w:val="28"/>
      <w:szCs w:val="28"/>
    </w:rPr>
  </w:style>
  <w:style w:type="paragraph" w:customStyle="1" w:styleId="af4">
    <w:name w:val="a_图题"/>
    <w:basedOn w:val="a"/>
    <w:next w:val="ae"/>
    <w:link w:val="af5"/>
    <w:qFormat/>
    <w:rsid w:val="00A91253"/>
    <w:pPr>
      <w:jc w:val="center"/>
    </w:pPr>
  </w:style>
  <w:style w:type="character" w:customStyle="1" w:styleId="af3">
    <w:name w:val="a_三级标题 字符"/>
    <w:basedOn w:val="2Char"/>
    <w:link w:val="a1"/>
    <w:uiPriority w:val="1"/>
    <w:rsid w:val="007809CB"/>
    <w:rPr>
      <w:rFonts w:ascii="Times New Roman" w:eastAsia="宋体" w:hAnsi="Times New Roman" w:cstheme="majorBidi"/>
      <w:b/>
      <w:bCs w:val="0"/>
      <w:kern w:val="2"/>
      <w:sz w:val="24"/>
      <w:szCs w:val="28"/>
    </w:rPr>
  </w:style>
  <w:style w:type="paragraph" w:customStyle="1" w:styleId="af6">
    <w:name w:val="a_图"/>
    <w:basedOn w:val="a"/>
    <w:next w:val="af4"/>
    <w:link w:val="af7"/>
    <w:qFormat/>
    <w:rsid w:val="00A91253"/>
    <w:pPr>
      <w:jc w:val="center"/>
    </w:pPr>
    <w:rPr>
      <w:noProof/>
    </w:rPr>
  </w:style>
  <w:style w:type="character" w:customStyle="1" w:styleId="af5">
    <w:name w:val="a_图题 字符"/>
    <w:basedOn w:val="a2"/>
    <w:link w:val="af4"/>
    <w:rsid w:val="007809CB"/>
    <w:rPr>
      <w:kern w:val="2"/>
      <w:sz w:val="21"/>
      <w:szCs w:val="22"/>
    </w:rPr>
  </w:style>
  <w:style w:type="paragraph" w:customStyle="1" w:styleId="af8">
    <w:name w:val="a_表"/>
    <w:basedOn w:val="a"/>
    <w:next w:val="ae"/>
    <w:link w:val="af9"/>
    <w:qFormat/>
    <w:rsid w:val="00A91253"/>
    <w:pPr>
      <w:jc w:val="center"/>
    </w:pPr>
    <w:rPr>
      <w:rFonts w:ascii="Times New Roman" w:eastAsia="宋体" w:hAnsi="Times New Roman"/>
      <w:color w:val="000000"/>
      <w:szCs w:val="21"/>
    </w:rPr>
  </w:style>
  <w:style w:type="character" w:customStyle="1" w:styleId="af7">
    <w:name w:val="a_图 字符"/>
    <w:basedOn w:val="a2"/>
    <w:link w:val="af6"/>
    <w:rsid w:val="007809CB"/>
    <w:rPr>
      <w:noProof/>
      <w:kern w:val="2"/>
      <w:sz w:val="21"/>
      <w:szCs w:val="22"/>
    </w:rPr>
  </w:style>
  <w:style w:type="paragraph" w:customStyle="1" w:styleId="afa">
    <w:name w:val="a_表题"/>
    <w:basedOn w:val="a"/>
    <w:next w:val="af8"/>
    <w:link w:val="afb"/>
    <w:qFormat/>
    <w:rsid w:val="00A91253"/>
    <w:pPr>
      <w:jc w:val="center"/>
    </w:pPr>
    <w:rPr>
      <w:rFonts w:ascii="Times New Roman" w:eastAsia="宋体" w:hAnsi="Times New Roman"/>
      <w:szCs w:val="21"/>
    </w:rPr>
  </w:style>
  <w:style w:type="character" w:customStyle="1" w:styleId="af9">
    <w:name w:val="a_表 字符"/>
    <w:basedOn w:val="a2"/>
    <w:link w:val="af8"/>
    <w:rsid w:val="007809CB"/>
    <w:rPr>
      <w:rFonts w:ascii="Times New Roman" w:eastAsia="宋体" w:hAnsi="Times New Roman"/>
      <w:color w:val="000000"/>
      <w:kern w:val="2"/>
      <w:sz w:val="21"/>
      <w:szCs w:val="21"/>
    </w:rPr>
  </w:style>
  <w:style w:type="paragraph" w:customStyle="1" w:styleId="afc">
    <w:name w:val="a_参考文献"/>
    <w:basedOn w:val="a"/>
    <w:link w:val="afd"/>
    <w:qFormat/>
    <w:rsid w:val="00A91253"/>
    <w:pPr>
      <w:widowControl/>
      <w:adjustRightInd w:val="0"/>
      <w:snapToGrid w:val="0"/>
      <w:spacing w:line="312" w:lineRule="auto"/>
      <w:ind w:left="420" w:hangingChars="200" w:hanging="420"/>
    </w:pPr>
    <w:rPr>
      <w:rFonts w:ascii="Times New Roman" w:eastAsia="宋体" w:hAnsi="Times New Roman" w:cs="Arial"/>
      <w:color w:val="333333"/>
      <w:kern w:val="0"/>
      <w:szCs w:val="21"/>
    </w:rPr>
  </w:style>
  <w:style w:type="character" w:customStyle="1" w:styleId="afb">
    <w:name w:val="a_表题 字符"/>
    <w:basedOn w:val="a2"/>
    <w:link w:val="afa"/>
    <w:rsid w:val="007809CB"/>
    <w:rPr>
      <w:rFonts w:ascii="Times New Roman" w:eastAsia="宋体" w:hAnsi="Times New Roman"/>
      <w:kern w:val="2"/>
      <w:sz w:val="21"/>
      <w:szCs w:val="21"/>
    </w:rPr>
  </w:style>
  <w:style w:type="paragraph" w:customStyle="1" w:styleId="afe">
    <w:name w:val="a_摘要"/>
    <w:basedOn w:val="ad"/>
    <w:next w:val="ae"/>
    <w:link w:val="aff"/>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d">
    <w:name w:val="a_参考文献 字符"/>
    <w:basedOn w:val="a2"/>
    <w:link w:val="afc"/>
    <w:rsid w:val="007809CB"/>
    <w:rPr>
      <w:rFonts w:ascii="Times New Roman" w:eastAsia="宋体" w:hAnsi="Times New Roman" w:cs="Arial"/>
      <w:color w:val="333333"/>
      <w:sz w:val="21"/>
      <w:szCs w:val="21"/>
    </w:rPr>
  </w:style>
  <w:style w:type="character" w:customStyle="1" w:styleId="aff">
    <w:name w:val="a_摘要 字符"/>
    <w:basedOn w:val="Char"/>
    <w:link w:val="afe"/>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customStyle="1" w:styleId="PlainTable2">
    <w:name w:val="Plain Table 2"/>
    <w:basedOn w:val="a3"/>
    <w:uiPriority w:val="42"/>
    <w:rsid w:val="003461B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customStyle="1" w:styleId="PlainTable3">
    <w:name w:val="Plain Table 3"/>
    <w:basedOn w:val="a3"/>
    <w:uiPriority w:val="43"/>
    <w:rsid w:val="003461B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d"/>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d"/>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0">
    <w:name w:val="Placeholder Text"/>
    <w:basedOn w:val="a2"/>
    <w:uiPriority w:val="99"/>
    <w:semiHidden/>
    <w:rsid w:val="004D0A84"/>
    <w:rPr>
      <w:color w:val="808080"/>
    </w:rPr>
  </w:style>
  <w:style w:type="paragraph" w:styleId="aff1">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Char">
    <w:name w:val="标题 1 Char"/>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10">
    <w:name w:val="toc 1"/>
    <w:basedOn w:val="a"/>
    <w:next w:val="a"/>
    <w:autoRedefine/>
    <w:uiPriority w:val="39"/>
    <w:rsid w:val="00427A90"/>
  </w:style>
  <w:style w:type="paragraph" w:styleId="20">
    <w:name w:val="toc 2"/>
    <w:basedOn w:val="a"/>
    <w:next w:val="a"/>
    <w:autoRedefine/>
    <w:uiPriority w:val="39"/>
    <w:rsid w:val="00427A90"/>
    <w:pPr>
      <w:ind w:leftChars="200" w:left="420"/>
    </w:pPr>
  </w:style>
  <w:style w:type="character" w:customStyle="1" w:styleId="3Char">
    <w:name w:val="标题 3 Char"/>
    <w:basedOn w:val="a2"/>
    <w:link w:val="3"/>
    <w:rsid w:val="007809CB"/>
    <w:rPr>
      <w:rFonts w:ascii="Times New Roman" w:eastAsia="宋体" w:hAnsi="Times New Roman" w:cstheme="majorBidi"/>
      <w:kern w:val="2"/>
      <w:sz w:val="24"/>
      <w:szCs w:val="28"/>
    </w:rPr>
  </w:style>
  <w:style w:type="paragraph" w:styleId="30">
    <w:name w:val="toc 3"/>
    <w:basedOn w:val="a"/>
    <w:next w:val="a"/>
    <w:autoRedefine/>
    <w:uiPriority w:val="39"/>
    <w:rsid w:val="00136F0E"/>
    <w:pPr>
      <w:ind w:leftChars="400" w:left="840"/>
    </w:pPr>
  </w:style>
  <w:style w:type="paragraph" w:styleId="aff2">
    <w:name w:val="Balloon Text"/>
    <w:basedOn w:val="a"/>
    <w:link w:val="Char0"/>
    <w:uiPriority w:val="3"/>
    <w:rsid w:val="000348FC"/>
    <w:rPr>
      <w:sz w:val="18"/>
      <w:szCs w:val="18"/>
    </w:rPr>
  </w:style>
  <w:style w:type="character" w:customStyle="1" w:styleId="Char0">
    <w:name w:val="批注框文本 Char"/>
    <w:basedOn w:val="a2"/>
    <w:link w:val="aff2"/>
    <w:uiPriority w:val="3"/>
    <w:rsid w:val="000348FC"/>
    <w:rPr>
      <w:kern w:val="2"/>
      <w:sz w:val="18"/>
      <w:szCs w:val="18"/>
    </w:rPr>
  </w:style>
  <w:style w:type="character" w:styleId="aff3">
    <w:name w:val="annotation reference"/>
    <w:basedOn w:val="a2"/>
    <w:uiPriority w:val="3"/>
    <w:rsid w:val="000348FC"/>
    <w:rPr>
      <w:sz w:val="21"/>
      <w:szCs w:val="21"/>
    </w:rPr>
  </w:style>
  <w:style w:type="paragraph" w:styleId="aff4">
    <w:name w:val="annotation text"/>
    <w:basedOn w:val="a"/>
    <w:link w:val="Char1"/>
    <w:uiPriority w:val="3"/>
    <w:rsid w:val="000348FC"/>
    <w:pPr>
      <w:jc w:val="left"/>
    </w:pPr>
  </w:style>
  <w:style w:type="character" w:customStyle="1" w:styleId="Char1">
    <w:name w:val="批注文字 Char"/>
    <w:basedOn w:val="a2"/>
    <w:link w:val="aff4"/>
    <w:uiPriority w:val="3"/>
    <w:rsid w:val="000348FC"/>
    <w:rPr>
      <w:kern w:val="2"/>
      <w:sz w:val="21"/>
      <w:szCs w:val="22"/>
    </w:rPr>
  </w:style>
  <w:style w:type="paragraph" w:styleId="aff5">
    <w:name w:val="annotation subject"/>
    <w:basedOn w:val="aff4"/>
    <w:next w:val="aff4"/>
    <w:link w:val="Char2"/>
    <w:uiPriority w:val="3"/>
    <w:rsid w:val="000348FC"/>
    <w:rPr>
      <w:b/>
      <w:bCs/>
    </w:rPr>
  </w:style>
  <w:style w:type="character" w:customStyle="1" w:styleId="Char2">
    <w:name w:val="批注主题 Char"/>
    <w:basedOn w:val="Char1"/>
    <w:link w:val="aff5"/>
    <w:uiPriority w:val="3"/>
    <w:rsid w:val="000348FC"/>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7.jpg"/><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5.jp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6.jp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5.xml"/><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8E8E00-8EAC-40D5-8249-BFBF1A4D8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5442</Words>
  <Characters>31023</Characters>
  <Application>Microsoft Office Word</Application>
  <DocSecurity>0</DocSecurity>
  <Lines>258</Lines>
  <Paragraphs>72</Paragraphs>
  <ScaleCrop>false</ScaleCrop>
  <Company/>
  <LinksUpToDate>false</LinksUpToDate>
  <CharactersWithSpaces>36393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匿名</cp:lastModifiedBy>
  <cp:revision>2</cp:revision>
  <dcterms:created xsi:type="dcterms:W3CDTF">2020-05-19T10:38:00Z</dcterms:created>
  <dcterms:modified xsi:type="dcterms:W3CDTF">2020-05-19T10:38:00Z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